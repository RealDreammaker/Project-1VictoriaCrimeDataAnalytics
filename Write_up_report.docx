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7E9" w:rsidRDefault="00D077E9" w:rsidP="00D70D02">
      <w:r>
        <w:rPr>
          <w:noProof/>
        </w:rPr>
        <w:drawing>
          <wp:anchor distT="0" distB="0" distL="114300" distR="114300" simplePos="0" relativeHeight="251658240" behindDoc="1" locked="0" layoutInCell="1" allowOverlap="1">
            <wp:simplePos x="0" y="0"/>
            <wp:positionH relativeFrom="column">
              <wp:posOffset>-396494</wp:posOffset>
            </wp:positionH>
            <wp:positionV relativeFrom="page">
              <wp:posOffset>439928</wp:posOffset>
            </wp:positionV>
            <wp:extent cx="7760970" cy="55124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760970" cy="5512464"/>
                    </a:xfrm>
                    <a:prstGeom prst="rect">
                      <a:avLst/>
                    </a:prstGeom>
                  </pic:spPr>
                </pic:pic>
              </a:graphicData>
            </a:graphic>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5580"/>
      </w:tblGrid>
      <w:tr w:rsidR="00D077E9" w:rsidTr="00D077E9">
        <w:trPr>
          <w:trHeight w:val="1894"/>
        </w:trPr>
        <w:tc>
          <w:tcPr>
            <w:tcW w:w="5580" w:type="dxa"/>
            <w:tcBorders>
              <w:top w:val="nil"/>
              <w:left w:val="nil"/>
              <w:bottom w:val="nil"/>
              <w:right w:val="nil"/>
            </w:tcBorders>
          </w:tcPr>
          <w:p w:rsidR="00D077E9" w:rsidRDefault="006B46CC" w:rsidP="00D077E9">
            <w:r w:rsidRPr="006B46CC">
              <w:rPr>
                <w:noProof/>
                <w:lang w:val="en-AU" w:eastAsia="en-AU"/>
              </w:rPr>
            </w:r>
            <w:r w:rsidRPr="006B46CC">
              <w:rPr>
                <w:noProof/>
                <w:lang w:val="en-AU" w:eastAsia="en-AU"/>
              </w:rPr>
              <w:pict>
                <v:shapetype id="_x0000_t202" coordsize="21600,21600" o:spt="202" path="m,l,21600r21600,l21600,xe">
                  <v:stroke joinstyle="miter"/>
                  <v:path gradientshapeok="t" o:connecttype="rect"/>
                </v:shapetype>
                <v:shape id="Text Box 8" o:spid="_x0000_s1030" type="#_x0000_t202" style="width:277.85pt;height:95.3pt;visibility:visible;mso-position-horizontal-relative:char;mso-position-vertical-relative:line" filled="f" stroked="f" strokeweight=".5pt">
                  <v:textbox>
                    <w:txbxContent>
                      <w:p w:rsidR="00DB2DDB" w:rsidRPr="00D86945" w:rsidRDefault="00DB2DDB" w:rsidP="00D077E9">
                        <w:pPr>
                          <w:pStyle w:val="Title"/>
                        </w:pPr>
                        <w:r>
                          <w:t>Data Analysis - Victoria Crime</w:t>
                        </w:r>
                      </w:p>
                      <w:p w:rsidR="00DB2DDB" w:rsidRPr="00D86945" w:rsidRDefault="00DB2DDB" w:rsidP="00D077E9">
                        <w:pPr>
                          <w:pStyle w:val="Title"/>
                          <w:spacing w:after="0"/>
                        </w:pPr>
                        <w:r>
                          <w:t xml:space="preserve">Statistics </w:t>
                        </w:r>
                        <w:r w:rsidRPr="00D86945">
                          <w:t>20</w:t>
                        </w:r>
                        <w:r>
                          <w:t>21</w:t>
                        </w:r>
                      </w:p>
                    </w:txbxContent>
                  </v:textbox>
                  <w10:wrap type="none"/>
                  <w10:anchorlock/>
                </v:shape>
              </w:pict>
            </w:r>
          </w:p>
          <w:p w:rsidR="00D077E9" w:rsidRDefault="006B46CC" w:rsidP="00D077E9">
            <w:r w:rsidRPr="006B46CC">
              <w:rPr>
                <w:noProof/>
                <w:lang w:val="en-AU" w:eastAsia="en-AU"/>
              </w:rPr>
            </w:r>
            <w:r w:rsidRPr="006B46CC">
              <w:rPr>
                <w:noProof/>
                <w:lang w:val="en-AU" w:eastAsia="en-AU"/>
              </w:rPr>
              <w:pict>
                <v:line id="Straight Connector 5" o:spid="_x0000_s1029" alt="text divider" style="visibility:visible;mso-position-horizontal-relative:char;mso-position-vertical-relative:line" from="0,0" to="109.5pt,0" strokecolor="#082a75 [3215]" strokeweight="3pt">
                  <w10:wrap type="none"/>
                  <w10:anchorlock/>
                </v:line>
              </w:pic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sdt>
            <w:sdtPr>
              <w:id w:val="1080870105"/>
              <w:placeholder>
                <w:docPart w:val="01FC205900A84C24A2C65D7AE5E84FFE"/>
              </w:placeholder>
            </w:sdtPr>
            <w:sdtContent>
              <w:p w:rsidR="00D077E9" w:rsidRDefault="006B46CC" w:rsidP="00D077E9">
                <w:r w:rsidRPr="00D86945">
                  <w:rPr>
                    <w:rStyle w:val="SubtitleChar"/>
                    <w:b w:val="0"/>
                  </w:rPr>
                  <w:fldChar w:fldCharType="begin"/>
                </w:r>
                <w:r w:rsidR="00D077E9" w:rsidRPr="00D86945">
                  <w:rPr>
                    <w:rStyle w:val="SubtitleChar"/>
                    <w:b w:val="0"/>
                  </w:rPr>
                  <w:instrText xml:space="preserve"> DATE  \@ "MMMM d"  \* MERGEFORMAT </w:instrText>
                </w:r>
                <w:r w:rsidRPr="00D86945">
                  <w:rPr>
                    <w:rStyle w:val="SubtitleChar"/>
                    <w:b w:val="0"/>
                  </w:rPr>
                  <w:fldChar w:fldCharType="separate"/>
                </w:r>
                <w:r w:rsidR="00277873">
                  <w:rPr>
                    <w:rStyle w:val="SubtitleChar"/>
                    <w:b w:val="0"/>
                    <w:noProof/>
                  </w:rPr>
                  <w:t>January 3</w:t>
                </w:r>
                <w:r w:rsidRPr="00D86945">
                  <w:rPr>
                    <w:rStyle w:val="SubtitleChar"/>
                    <w:b w:val="0"/>
                  </w:rPr>
                  <w:fldChar w:fldCharType="end"/>
                </w:r>
              </w:p>
            </w:sdtContent>
          </w:sdt>
          <w:p w:rsidR="00D077E9" w:rsidRDefault="006B46CC" w:rsidP="00D077E9">
            <w:pPr>
              <w:rPr>
                <w:noProof/>
                <w:sz w:val="10"/>
                <w:szCs w:val="10"/>
              </w:rPr>
            </w:pPr>
            <w:r w:rsidRPr="006B46CC">
              <w:rPr>
                <w:noProof/>
                <w:sz w:val="10"/>
                <w:szCs w:val="10"/>
                <w:lang w:val="en-AU" w:eastAsia="en-AU"/>
              </w:rPr>
            </w:r>
            <w:r w:rsidRPr="006B46CC">
              <w:rPr>
                <w:noProof/>
                <w:sz w:val="10"/>
                <w:szCs w:val="10"/>
                <w:lang w:val="en-AU" w:eastAsia="en-AU"/>
              </w:rPr>
              <w:pict>
                <v:line id="Straight Connector 6" o:spid="_x0000_s1028" alt="text divider" style="visibility:visible;mso-position-horizontal-relative:char;mso-position-vertical-relative:line" from="0,0" to="117.65pt,0" strokecolor="#082a75 [3215]" strokeweight="3pt">
                  <w10:wrap type="none"/>
                  <w10:anchorlock/>
                </v:line>
              </w:pict>
            </w:r>
          </w:p>
          <w:p w:rsidR="00D077E9" w:rsidRDefault="00D077E9" w:rsidP="00D077E9">
            <w:pPr>
              <w:rPr>
                <w:noProof/>
                <w:sz w:val="10"/>
                <w:szCs w:val="10"/>
              </w:rPr>
            </w:pPr>
          </w:p>
          <w:p w:rsidR="00D077E9" w:rsidRDefault="00D077E9" w:rsidP="00D077E9">
            <w:pPr>
              <w:rPr>
                <w:noProof/>
                <w:sz w:val="10"/>
                <w:szCs w:val="10"/>
              </w:rPr>
            </w:pPr>
          </w:p>
          <w:p w:rsidR="00D077E9" w:rsidRDefault="006B46CC" w:rsidP="00D077E9">
            <w:sdt>
              <w:sdtPr>
                <w:id w:val="-1740469667"/>
                <w:placeholder>
                  <w:docPart w:val="6AED267577EF493FA422BEBD574ED1FC"/>
                </w:placeholder>
              </w:sdtPr>
              <w:sdtContent>
                <w:proofErr w:type="spellStart"/>
                <w:r w:rsidR="00EA1F1C">
                  <w:t>Monash</w:t>
                </w:r>
                <w:proofErr w:type="spellEnd"/>
                <w:r w:rsidR="00EA1F1C">
                  <w:t xml:space="preserve"> Data Analytics </w:t>
                </w:r>
                <w:proofErr w:type="spellStart"/>
                <w:r w:rsidR="00EA1F1C">
                  <w:t>Bootcamp</w:t>
                </w:r>
                <w:proofErr w:type="spellEnd"/>
              </w:sdtContent>
            </w:sdt>
          </w:p>
          <w:p w:rsidR="00EA1F1C" w:rsidRPr="00301399" w:rsidRDefault="00D077E9" w:rsidP="00EA1F1C">
            <w:r w:rsidRPr="00B231E5">
              <w:t>Authored by:</w:t>
            </w:r>
            <w:r w:rsidR="00B45D6A">
              <w:t xml:space="preserve"> </w:t>
            </w:r>
            <w:r w:rsidR="00EA1F1C">
              <w:t>Kelvin Hung Nguyen</w:t>
            </w:r>
          </w:p>
          <w:p w:rsidR="00B45D6A" w:rsidRDefault="00B45D6A" w:rsidP="00B45D6A">
            <w:r>
              <w:t xml:space="preserve">Anh Huong, </w:t>
            </w:r>
            <w:r w:rsidR="00EA1F1C">
              <w:t xml:space="preserve">Jacqueline Xia, </w:t>
            </w:r>
            <w:r>
              <w:t>Antoinette Boyle</w:t>
            </w:r>
            <w:r w:rsidR="00EA1F1C">
              <w:t xml:space="preserve"> </w:t>
            </w:r>
            <w:r>
              <w:t xml:space="preserve"> </w:t>
            </w:r>
          </w:p>
          <w:p w:rsidR="00D077E9" w:rsidRDefault="00D077E9" w:rsidP="00D077E9">
            <w:r>
              <w:t xml:space="preserve"> </w:t>
            </w:r>
            <w:sdt>
              <w:sdtPr>
                <w:alias w:val="Your Name"/>
                <w:tag w:val="Your Name"/>
                <w:id w:val="-180584491"/>
                <w:placeholder>
                  <w:docPart w:val="A3A7F37CB1E841CC816F404B851ED7FC"/>
                </w:placeholder>
                <w:showingPlcHdr/>
                <w:dataBinding w:prefixMappings="xmlns:ns0='http://schemas.microsoft.com/office/2006/coverPageProps' " w:xpath="/ns0:CoverPageProperties[1]/ns0:CompanyFax[1]" w:storeItemID="{55AF091B-3C7A-41E3-B477-F2FDAA23CFDA}"/>
                <w:text w:multiLine="1"/>
              </w:sdtPr>
              <w:sdtContent>
                <w:r w:rsidR="00EA1F1C">
                  <w:t>Your Name</w:t>
                </w:r>
              </w:sdtContent>
            </w:sdt>
          </w:p>
          <w:p w:rsidR="00D077E9" w:rsidRPr="00D86945" w:rsidRDefault="00D077E9" w:rsidP="00D077E9">
            <w:pPr>
              <w:rPr>
                <w:noProof/>
                <w:sz w:val="10"/>
                <w:szCs w:val="10"/>
              </w:rPr>
            </w:pPr>
          </w:p>
        </w:tc>
      </w:tr>
    </w:tbl>
    <w:p w:rsidR="00D077E9" w:rsidRDefault="006B46CC">
      <w:pPr>
        <w:spacing w:after="200"/>
      </w:pPr>
      <w:r w:rsidRPr="006B46CC">
        <w:rPr>
          <w:noProof/>
          <w:lang w:val="en-AU" w:eastAsia="en-AU"/>
        </w:rPr>
        <w:pict>
          <v:rect id="Rectangle 2" o:spid="_x0000_s1026" alt="colored rectangle" style="position:absolute;margin-left:-58.8pt;margin-top:525.2pt;width:611.1pt;height:265.7pt;z-index:-251657216;visibility:visible;mso-position-horizontal-relative:text;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w:r>
      <w:r w:rsidRPr="006B46CC">
        <w:rPr>
          <w:noProof/>
          <w:lang w:val="en-AU" w:eastAsia="en-AU"/>
        </w:rPr>
        <w:pict>
          <v:rect id="Rectangle 3" o:spid="_x0000_s1027" alt="white rectangle for text on cover" style="position:absolute;margin-left:-16.15pt;margin-top:70.9pt;width:310.15pt;height:651pt;z-index:-251656192;visibility:visible;mso-position-horizontal-relative:text;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w:r>
      <w:r w:rsidR="00D077E9">
        <w:br w:type="page"/>
      </w:r>
    </w:p>
    <w:p w:rsidR="00FA1183" w:rsidRDefault="00FA1183" w:rsidP="00D077E9">
      <w:pPr>
        <w:pStyle w:val="Heading1"/>
      </w:pPr>
      <w:r>
        <w:lastRenderedPageBreak/>
        <w:t>Contents</w:t>
      </w:r>
    </w:p>
    <w:p w:rsidR="00FA1183" w:rsidRDefault="00FA1183" w:rsidP="00D077E9">
      <w:pPr>
        <w:pStyle w:val="Heading1"/>
      </w:pPr>
    </w:p>
    <w:p w:rsidR="00FA1183" w:rsidRDefault="00FA1183" w:rsidP="00D077E9">
      <w:pPr>
        <w:pStyle w:val="Heading1"/>
      </w:pPr>
      <w:r>
        <w:t>1 Introduction                               3</w:t>
      </w:r>
    </w:p>
    <w:p w:rsidR="00FA1183" w:rsidRDefault="00FA1183" w:rsidP="00D077E9">
      <w:pPr>
        <w:pStyle w:val="Heading1"/>
      </w:pPr>
      <w:r>
        <w:t>2 Key definitions</w:t>
      </w:r>
      <w:r>
        <w:tab/>
      </w:r>
      <w:r>
        <w:tab/>
      </w:r>
      <w:r>
        <w:tab/>
      </w:r>
      <w:r>
        <w:tab/>
      </w:r>
      <w:r>
        <w:tab/>
      </w:r>
      <w:r>
        <w:tab/>
        <w:t>4</w:t>
      </w:r>
    </w:p>
    <w:p w:rsidR="00FA1183" w:rsidRDefault="00211B82" w:rsidP="00D077E9">
      <w:pPr>
        <w:pStyle w:val="Heading1"/>
      </w:pPr>
      <w:r>
        <w:t>3 Types of Offences</w:t>
      </w:r>
      <w:r w:rsidR="00FA1183">
        <w:tab/>
      </w:r>
      <w:r w:rsidR="00FA1183">
        <w:tab/>
      </w:r>
      <w:r w:rsidR="00FA1183">
        <w:tab/>
      </w:r>
      <w:r>
        <w:t xml:space="preserve">          </w:t>
      </w:r>
      <w:r w:rsidR="00FA1183">
        <w:t>5</w:t>
      </w:r>
    </w:p>
    <w:p w:rsidR="00277873" w:rsidRDefault="00211B82" w:rsidP="00D077E9">
      <w:pPr>
        <w:pStyle w:val="Heading1"/>
        <w:rPr>
          <w:ins w:id="0" w:author="Anh Huong" w:date="2022-01-03T19:46:00Z"/>
        </w:rPr>
      </w:pPr>
      <w:r>
        <w:t xml:space="preserve">4 Offences by Police Region       </w:t>
      </w:r>
      <w:r w:rsidR="00BE7313">
        <w:t>8</w:t>
      </w:r>
    </w:p>
    <w:p w:rsidR="00277873" w:rsidRDefault="00277873">
      <w:pPr>
        <w:spacing w:after="200"/>
        <w:rPr>
          <w:ins w:id="1" w:author="Anh Huong" w:date="2022-01-03T19:46:00Z"/>
          <w:rFonts w:asciiTheme="majorHAnsi" w:eastAsiaTheme="majorEastAsia" w:hAnsiTheme="majorHAnsi" w:cstheme="majorBidi"/>
          <w:color w:val="061F57" w:themeColor="text2" w:themeShade="BF"/>
          <w:kern w:val="28"/>
          <w:sz w:val="52"/>
          <w:szCs w:val="32"/>
        </w:rPr>
      </w:pPr>
      <w:ins w:id="2" w:author="Anh Huong" w:date="2022-01-03T19:46:00Z">
        <w:r>
          <w:br w:type="page"/>
        </w:r>
      </w:ins>
    </w:p>
    <w:p w:rsidR="00FA1183" w:rsidRDefault="00FA1183" w:rsidP="00D077E9">
      <w:pPr>
        <w:pStyle w:val="Heading1"/>
      </w:pPr>
    </w:p>
    <w:p w:rsidR="00F05F7E" w:rsidRDefault="00F05F7E">
      <w:r>
        <w:rPr>
          <w:b w:val="0"/>
        </w:rPr>
        <w:br w:type="page"/>
      </w:r>
    </w:p>
    <w:tbl>
      <w:tblPr>
        <w:tblW w:w="9936" w:type="dxa"/>
        <w:tblCellMar>
          <w:left w:w="0" w:type="dxa"/>
          <w:right w:w="0" w:type="dxa"/>
        </w:tblCellMar>
        <w:tblLook w:val="0000"/>
      </w:tblPr>
      <w:tblGrid>
        <w:gridCol w:w="9936"/>
      </w:tblGrid>
      <w:tr w:rsidR="000F59FE" w:rsidRPr="00E30790" w:rsidTr="007E31B3">
        <w:trPr>
          <w:trHeight w:val="3546"/>
        </w:trPr>
        <w:tc>
          <w:tcPr>
            <w:tcW w:w="9936" w:type="dxa"/>
          </w:tcPr>
          <w:sdt>
            <w:sdtPr>
              <w:rPr>
                <w:rFonts w:eastAsiaTheme="minorEastAsia" w:cstheme="minorBidi"/>
                <w:b/>
                <w:bCs/>
                <w:sz w:val="28"/>
                <w:szCs w:val="22"/>
              </w:rPr>
              <w:id w:val="1660650702"/>
              <w:placeholder>
                <w:docPart w:val="83598929559942CAADA08DC921BCD3F1"/>
              </w:placeholder>
            </w:sdtPr>
            <w:sdtContent>
              <w:p w:rsidR="00275845" w:rsidRPr="00FB7102" w:rsidRDefault="00275845" w:rsidP="00FB7102">
                <w:pPr>
                  <w:pStyle w:val="Heading2"/>
                  <w:numPr>
                    <w:ilvl w:val="0"/>
                    <w:numId w:val="4"/>
                  </w:numPr>
                  <w:rPr>
                    <w:rFonts w:eastAsiaTheme="minorEastAsia" w:cstheme="minorBidi"/>
                    <w:b/>
                    <w:bCs/>
                    <w:color w:val="0F0D29" w:themeColor="text1"/>
                    <w:szCs w:val="36"/>
                  </w:rPr>
                </w:pPr>
                <w:r w:rsidRPr="00FB7102">
                  <w:rPr>
                    <w:b/>
                    <w:bCs/>
                    <w:color w:val="0F0D29" w:themeColor="text1"/>
                  </w:rPr>
                  <w:t>Introduction</w:t>
                </w:r>
              </w:p>
              <w:p w:rsidR="00275845" w:rsidRDefault="00E45A08" w:rsidP="00275845">
                <w:pPr>
                  <w:rPr>
                    <w:b w:val="0"/>
                    <w:bCs/>
                    <w:color w:val="0F0D29" w:themeColor="text1"/>
                    <w:sz w:val="24"/>
                    <w:szCs w:val="24"/>
                  </w:rPr>
                </w:pPr>
                <w:r w:rsidRPr="00C31742">
                  <w:rPr>
                    <w:b w:val="0"/>
                    <w:bCs/>
                    <w:color w:val="0F0D29" w:themeColor="text1"/>
                    <w:sz w:val="24"/>
                    <w:szCs w:val="24"/>
                  </w:rPr>
                  <w:t xml:space="preserve">This report aims to analyze </w:t>
                </w:r>
                <w:r w:rsidR="00C31742">
                  <w:rPr>
                    <w:b w:val="0"/>
                    <w:bCs/>
                    <w:color w:val="0F0D29" w:themeColor="text1"/>
                    <w:sz w:val="24"/>
                    <w:szCs w:val="24"/>
                  </w:rPr>
                  <w:t xml:space="preserve">the trend of Victoria crimes by using 5 different excel data sets from Crime Statistics Agency, </w:t>
                </w:r>
                <w:r w:rsidR="00310112">
                  <w:rPr>
                    <w:b w:val="0"/>
                    <w:bCs/>
                    <w:color w:val="0F0D29" w:themeColor="text1"/>
                    <w:sz w:val="24"/>
                    <w:szCs w:val="24"/>
                  </w:rPr>
                  <w:t>including</w:t>
                </w:r>
                <w:r w:rsidR="00C31742">
                  <w:rPr>
                    <w:b w:val="0"/>
                    <w:bCs/>
                    <w:color w:val="0F0D29" w:themeColor="text1"/>
                    <w:sz w:val="24"/>
                    <w:szCs w:val="24"/>
                  </w:rPr>
                  <w:t xml:space="preserve"> </w:t>
                </w:r>
                <w:r w:rsidR="00310112">
                  <w:rPr>
                    <w:b w:val="0"/>
                    <w:bCs/>
                    <w:color w:val="0F0D29" w:themeColor="text1"/>
                    <w:sz w:val="24"/>
                    <w:szCs w:val="24"/>
                  </w:rPr>
                  <w:t>the number of recorded offences, criminal incidents, alleged offender incidents, victim reports and family incidents. T</w:t>
                </w:r>
                <w:r w:rsidR="00310112" w:rsidRPr="00310112">
                  <w:rPr>
                    <w:b w:val="0"/>
                    <w:bCs/>
                    <w:color w:val="0F0D29" w:themeColor="text1"/>
                    <w:sz w:val="24"/>
                    <w:szCs w:val="24"/>
                  </w:rPr>
                  <w:t xml:space="preserve">he data </w:t>
                </w:r>
                <w:r w:rsidR="00310112">
                  <w:rPr>
                    <w:b w:val="0"/>
                    <w:bCs/>
                    <w:color w:val="0F0D29" w:themeColor="text1"/>
                    <w:sz w:val="24"/>
                    <w:szCs w:val="24"/>
                  </w:rPr>
                  <w:t xml:space="preserve">we use </w:t>
                </w:r>
                <w:r w:rsidR="00310112" w:rsidRPr="00310112">
                  <w:rPr>
                    <w:b w:val="0"/>
                    <w:bCs/>
                    <w:color w:val="0F0D29" w:themeColor="text1"/>
                    <w:sz w:val="24"/>
                    <w:szCs w:val="24"/>
                  </w:rPr>
                  <w:t>is cleaned by using advanced excel techniques including filters, sorting and pivot tables.</w:t>
                </w:r>
                <w:r w:rsidR="00310112">
                  <w:rPr>
                    <w:b w:val="0"/>
                    <w:bCs/>
                    <w:color w:val="0F0D29" w:themeColor="text1"/>
                    <w:sz w:val="24"/>
                    <w:szCs w:val="24"/>
                  </w:rPr>
                  <w:t xml:space="preserve"> In addition, </w:t>
                </w:r>
                <w:r w:rsidR="00310112" w:rsidRPr="00310112">
                  <w:rPr>
                    <w:b w:val="0"/>
                    <w:bCs/>
                    <w:color w:val="0F0D29" w:themeColor="text1"/>
                    <w:sz w:val="24"/>
                    <w:szCs w:val="24"/>
                  </w:rPr>
                  <w:t xml:space="preserve">python and a number of python modules including </w:t>
                </w:r>
                <w:proofErr w:type="spellStart"/>
                <w:r w:rsidR="00310112" w:rsidRPr="00310112">
                  <w:rPr>
                    <w:b w:val="0"/>
                    <w:bCs/>
                    <w:color w:val="0F0D29" w:themeColor="text1"/>
                    <w:sz w:val="24"/>
                    <w:szCs w:val="24"/>
                  </w:rPr>
                  <w:t>matplotlib</w:t>
                </w:r>
                <w:proofErr w:type="spellEnd"/>
                <w:r w:rsidR="00310112" w:rsidRPr="00310112">
                  <w:rPr>
                    <w:b w:val="0"/>
                    <w:bCs/>
                    <w:color w:val="0F0D29" w:themeColor="text1"/>
                    <w:sz w:val="24"/>
                    <w:szCs w:val="24"/>
                  </w:rPr>
                  <w:t xml:space="preserve">, </w:t>
                </w:r>
                <w:proofErr w:type="spellStart"/>
                <w:r w:rsidR="00310112" w:rsidRPr="00310112">
                  <w:rPr>
                    <w:b w:val="0"/>
                    <w:bCs/>
                    <w:color w:val="0F0D29" w:themeColor="text1"/>
                    <w:sz w:val="24"/>
                    <w:szCs w:val="24"/>
                  </w:rPr>
                  <w:t>scipy</w:t>
                </w:r>
                <w:proofErr w:type="spellEnd"/>
                <w:r w:rsidR="00310112" w:rsidRPr="00310112">
                  <w:rPr>
                    <w:b w:val="0"/>
                    <w:bCs/>
                    <w:color w:val="0F0D29" w:themeColor="text1"/>
                    <w:sz w:val="24"/>
                    <w:szCs w:val="24"/>
                  </w:rPr>
                  <w:t xml:space="preserve">, </w:t>
                </w:r>
                <w:proofErr w:type="spellStart"/>
                <w:r w:rsidR="00310112" w:rsidRPr="00310112">
                  <w:rPr>
                    <w:b w:val="0"/>
                    <w:bCs/>
                    <w:color w:val="0F0D29" w:themeColor="text1"/>
                    <w:sz w:val="24"/>
                    <w:szCs w:val="24"/>
                  </w:rPr>
                  <w:t>numpy</w:t>
                </w:r>
                <w:proofErr w:type="spellEnd"/>
                <w:r w:rsidR="00310112" w:rsidRPr="00310112">
                  <w:rPr>
                    <w:b w:val="0"/>
                    <w:bCs/>
                    <w:color w:val="0F0D29" w:themeColor="text1"/>
                    <w:sz w:val="24"/>
                    <w:szCs w:val="24"/>
                  </w:rPr>
                  <w:t xml:space="preserve">, </w:t>
                </w:r>
                <w:proofErr w:type="spellStart"/>
                <w:r w:rsidR="00310112" w:rsidRPr="00310112">
                  <w:rPr>
                    <w:b w:val="0"/>
                    <w:bCs/>
                    <w:color w:val="0F0D29" w:themeColor="text1"/>
                    <w:sz w:val="24"/>
                    <w:szCs w:val="24"/>
                  </w:rPr>
                  <w:t>sklearn</w:t>
                </w:r>
                <w:proofErr w:type="spellEnd"/>
                <w:r w:rsidR="00310112" w:rsidRPr="00310112">
                  <w:rPr>
                    <w:b w:val="0"/>
                    <w:bCs/>
                    <w:color w:val="0F0D29" w:themeColor="text1"/>
                    <w:sz w:val="24"/>
                    <w:szCs w:val="24"/>
                  </w:rPr>
                  <w:t xml:space="preserve"> and pandas</w:t>
                </w:r>
                <w:r w:rsidR="00310112">
                  <w:rPr>
                    <w:b w:val="0"/>
                    <w:bCs/>
                    <w:color w:val="0F0D29" w:themeColor="text1"/>
                    <w:sz w:val="24"/>
                    <w:szCs w:val="24"/>
                  </w:rPr>
                  <w:t xml:space="preserve"> are being used to </w:t>
                </w:r>
                <w:r w:rsidR="00FB7102">
                  <w:rPr>
                    <w:b w:val="0"/>
                    <w:bCs/>
                    <w:color w:val="0F0D29" w:themeColor="text1"/>
                    <w:sz w:val="24"/>
                    <w:szCs w:val="24"/>
                  </w:rPr>
                  <w:t>generate graphs to</w:t>
                </w:r>
                <w:r w:rsidR="00310112">
                  <w:rPr>
                    <w:b w:val="0"/>
                    <w:bCs/>
                    <w:color w:val="0F0D29" w:themeColor="text1"/>
                    <w:sz w:val="24"/>
                    <w:szCs w:val="24"/>
                  </w:rPr>
                  <w:t xml:space="preserve"> further support our findings.</w:t>
                </w:r>
              </w:p>
              <w:p w:rsidR="00211B82" w:rsidRDefault="00211B82" w:rsidP="00275845">
                <w:pPr>
                  <w:rPr>
                    <w:b w:val="0"/>
                    <w:bCs/>
                    <w:color w:val="0F0D29" w:themeColor="text1"/>
                    <w:sz w:val="24"/>
                    <w:szCs w:val="24"/>
                  </w:rPr>
                </w:pPr>
              </w:p>
              <w:p w:rsidR="00211B82" w:rsidRDefault="00211B82" w:rsidP="00275845">
                <w:pPr>
                  <w:rPr>
                    <w:b w:val="0"/>
                    <w:bCs/>
                    <w:color w:val="0F0D29" w:themeColor="text1"/>
                    <w:sz w:val="24"/>
                    <w:szCs w:val="24"/>
                  </w:rPr>
                </w:pPr>
                <w:r w:rsidRPr="00211B82">
                  <w:rPr>
                    <w:b w:val="0"/>
                    <w:bCs/>
                    <w:color w:val="0F0D29" w:themeColor="text1"/>
                    <w:sz w:val="24"/>
                    <w:szCs w:val="24"/>
                    <w:highlight w:val="yellow"/>
                  </w:rPr>
                  <w:t>Our main focuses are types of offences, number of offences in different police regions</w:t>
                </w:r>
              </w:p>
              <w:p w:rsidR="00D077E9" w:rsidRPr="00E30790" w:rsidRDefault="006B46CC" w:rsidP="00EB29A4">
                <w:pPr>
                  <w:rPr>
                    <w:bCs/>
                  </w:rPr>
                </w:pPr>
              </w:p>
            </w:sdtContent>
          </w:sdt>
          <w:p w:rsidR="00FB7102" w:rsidRDefault="00F2410A" w:rsidP="00DF027C">
            <w:pPr>
              <w:pStyle w:val="ListParagraph"/>
              <w:numPr>
                <w:ilvl w:val="0"/>
                <w:numId w:val="4"/>
              </w:numPr>
              <w:rPr>
                <w:rFonts w:eastAsiaTheme="majorEastAsia" w:cstheme="majorBidi"/>
                <w:b/>
                <w:bCs/>
                <w:sz w:val="36"/>
                <w:szCs w:val="26"/>
              </w:rPr>
            </w:pPr>
            <w:r>
              <w:rPr>
                <w:rFonts w:eastAsiaTheme="majorEastAsia" w:cstheme="majorBidi"/>
                <w:b/>
                <w:bCs/>
                <w:sz w:val="36"/>
                <w:szCs w:val="26"/>
              </w:rPr>
              <w:t xml:space="preserve">Key </w:t>
            </w:r>
            <w:r w:rsidR="00FB7102" w:rsidRPr="00FB7102">
              <w:rPr>
                <w:rFonts w:eastAsiaTheme="majorEastAsia" w:cstheme="majorBidi"/>
                <w:b/>
                <w:bCs/>
                <w:sz w:val="36"/>
                <w:szCs w:val="26"/>
              </w:rPr>
              <w:t>Definitions</w:t>
            </w:r>
          </w:p>
          <w:p w:rsidR="00FB7102" w:rsidRPr="00FB7102" w:rsidRDefault="00FB7102" w:rsidP="00FB7102">
            <w:pPr>
              <w:pStyle w:val="ListParagraph"/>
              <w:ind w:left="360"/>
              <w:rPr>
                <w:rFonts w:eastAsiaTheme="majorEastAsia" w:cstheme="majorBidi"/>
                <w:b/>
                <w:bCs/>
                <w:sz w:val="36"/>
                <w:szCs w:val="26"/>
              </w:rPr>
            </w:pPr>
          </w:p>
          <w:p w:rsidR="00FB7102" w:rsidRDefault="00FB7102" w:rsidP="00DF027C">
            <w:pPr>
              <w:rPr>
                <w:bCs/>
                <w:color w:val="0F0D29" w:themeColor="text1"/>
              </w:rPr>
            </w:pPr>
            <w:r>
              <w:rPr>
                <w:bCs/>
                <w:color w:val="0F0D29" w:themeColor="text1"/>
              </w:rPr>
              <w:t xml:space="preserve">2.1 </w:t>
            </w:r>
            <w:r w:rsidRPr="00FB7102">
              <w:rPr>
                <w:bCs/>
                <w:color w:val="0F0D29" w:themeColor="text1"/>
              </w:rPr>
              <w:t>Criminal Incidents</w:t>
            </w:r>
          </w:p>
          <w:p w:rsidR="00FB7102" w:rsidRPr="00FB7102" w:rsidRDefault="00FB7102" w:rsidP="00DF027C">
            <w:pPr>
              <w:rPr>
                <w:bCs/>
                <w:color w:val="0F0D29" w:themeColor="text1"/>
              </w:rPr>
            </w:pPr>
          </w:p>
          <w:p w:rsidR="00F2410A" w:rsidRDefault="00F2410A" w:rsidP="00F2410A">
            <w:pPr>
              <w:rPr>
                <w:b w:val="0"/>
                <w:bCs/>
                <w:color w:val="0F0D29" w:themeColor="text1"/>
                <w:sz w:val="24"/>
                <w:szCs w:val="24"/>
              </w:rPr>
            </w:pPr>
            <w:r w:rsidRPr="00F2410A">
              <w:rPr>
                <w:b w:val="0"/>
                <w:bCs/>
                <w:color w:val="0F0D29" w:themeColor="text1"/>
                <w:sz w:val="24"/>
                <w:szCs w:val="24"/>
              </w:rPr>
              <w:t xml:space="preserve">A recorded criminal incident is a criminal event that may include one or more offences, alleged offenders and/or victims, and that is recorded on a single date and at one location. </w:t>
            </w:r>
          </w:p>
          <w:p w:rsidR="00F2410A" w:rsidRPr="00F2410A" w:rsidRDefault="00F2410A" w:rsidP="00F2410A">
            <w:pPr>
              <w:rPr>
                <w:b w:val="0"/>
                <w:bCs/>
                <w:color w:val="0F0D29" w:themeColor="text1"/>
                <w:sz w:val="24"/>
                <w:szCs w:val="24"/>
              </w:rPr>
            </w:pPr>
          </w:p>
          <w:p w:rsidR="00F2410A" w:rsidRPr="00F2410A" w:rsidRDefault="00F2410A" w:rsidP="00F2410A">
            <w:pPr>
              <w:rPr>
                <w:b w:val="0"/>
                <w:bCs/>
                <w:color w:val="0F0D29" w:themeColor="text1"/>
                <w:sz w:val="24"/>
                <w:szCs w:val="24"/>
              </w:rPr>
            </w:pPr>
            <w:r w:rsidRPr="00F2410A">
              <w:rPr>
                <w:b w:val="0"/>
                <w:bCs/>
                <w:color w:val="0F0D29" w:themeColor="text1"/>
                <w:sz w:val="24"/>
                <w:szCs w:val="24"/>
              </w:rPr>
              <w:t>The criminal incident count is designed to represent the broad event that occurs as a more representative measure of instances of crime, rather than using the bulk number of offences that Victoria Police members record within one incident.</w:t>
            </w:r>
            <w:r>
              <w:rPr>
                <w:b w:val="0"/>
                <w:bCs/>
                <w:color w:val="0F0D29" w:themeColor="text1"/>
                <w:sz w:val="24"/>
                <w:szCs w:val="24"/>
              </w:rPr>
              <w:t xml:space="preserve"> </w:t>
            </w:r>
            <w:r w:rsidRPr="00F2410A">
              <w:rPr>
                <w:b w:val="0"/>
                <w:bCs/>
                <w:color w:val="0F0D29" w:themeColor="text1"/>
                <w:sz w:val="24"/>
                <w:szCs w:val="24"/>
              </w:rPr>
              <w:t>Consequently, there's could be many offences in one criminal incident.</w:t>
            </w:r>
          </w:p>
          <w:p w:rsidR="00275845" w:rsidRPr="00E30790" w:rsidRDefault="00275845" w:rsidP="00DF027C">
            <w:pPr>
              <w:rPr>
                <w:bCs/>
              </w:rPr>
            </w:pPr>
          </w:p>
          <w:p w:rsidR="00275845" w:rsidRDefault="00F2410A" w:rsidP="00DF027C">
            <w:pPr>
              <w:rPr>
                <w:bCs/>
                <w:color w:val="0F0D29" w:themeColor="text1"/>
              </w:rPr>
            </w:pPr>
            <w:r w:rsidRPr="00F2410A">
              <w:rPr>
                <w:bCs/>
                <w:color w:val="0F0D29" w:themeColor="text1"/>
              </w:rPr>
              <w:t>2.2 Police Region</w:t>
            </w:r>
          </w:p>
          <w:p w:rsidR="00F2410A" w:rsidRDefault="00F2410A" w:rsidP="00DF027C">
            <w:pPr>
              <w:rPr>
                <w:bCs/>
                <w:color w:val="0F0D29" w:themeColor="text1"/>
              </w:rPr>
            </w:pPr>
          </w:p>
          <w:p w:rsidR="00F2410A" w:rsidRPr="00F2410A" w:rsidRDefault="00F2410A" w:rsidP="00F2410A">
            <w:pPr>
              <w:rPr>
                <w:b w:val="0"/>
                <w:bCs/>
                <w:color w:val="0F0D29" w:themeColor="text1"/>
                <w:sz w:val="24"/>
                <w:szCs w:val="24"/>
              </w:rPr>
            </w:pPr>
            <w:r w:rsidRPr="00F2410A">
              <w:rPr>
                <w:b w:val="0"/>
                <w:bCs/>
                <w:color w:val="0F0D29" w:themeColor="text1"/>
                <w:sz w:val="24"/>
                <w:szCs w:val="24"/>
              </w:rPr>
              <w:t>Local government areas (LGAs) in Victoria, a</w:t>
            </w:r>
            <w:r>
              <w:rPr>
                <w:b w:val="0"/>
                <w:bCs/>
                <w:color w:val="0F0D29" w:themeColor="text1"/>
                <w:sz w:val="24"/>
                <w:szCs w:val="24"/>
              </w:rPr>
              <w:t>re sorted into five wider police</w:t>
            </w:r>
            <w:r w:rsidRPr="00F2410A">
              <w:rPr>
                <w:b w:val="0"/>
                <w:bCs/>
                <w:color w:val="0F0D29" w:themeColor="text1"/>
                <w:sz w:val="24"/>
                <w:szCs w:val="24"/>
              </w:rPr>
              <w:t xml:space="preserve"> regions.  LGA’s are also referred to as municipalities, the 79 Victorian LGAs are classified as cities (34), shires (38), rural cities (6) and boroughs (1). In general, an urban or suburban LGA is called a city and is governed by a City Council, while a rural LGA covering a larger rural area is usually called a shire and is governed by a Shire Council. </w:t>
            </w:r>
          </w:p>
          <w:p w:rsidR="00F2410A" w:rsidRDefault="00F2410A" w:rsidP="00F2410A">
            <w:pPr>
              <w:rPr>
                <w:b w:val="0"/>
                <w:bCs/>
                <w:color w:val="0F0D29" w:themeColor="text1"/>
                <w:sz w:val="24"/>
                <w:szCs w:val="24"/>
              </w:rPr>
            </w:pPr>
            <w:r w:rsidRPr="00F2410A">
              <w:rPr>
                <w:b w:val="0"/>
                <w:bCs/>
                <w:color w:val="0F0D29" w:themeColor="text1"/>
                <w:sz w:val="24"/>
                <w:szCs w:val="24"/>
              </w:rPr>
              <w:t xml:space="preserve">Local councils have the same administrative functions and similar political structures, regardless of their classification. </w:t>
            </w:r>
          </w:p>
          <w:p w:rsidR="00F2410A" w:rsidRPr="00F2410A" w:rsidRDefault="00F2410A" w:rsidP="00F2410A">
            <w:pPr>
              <w:rPr>
                <w:b w:val="0"/>
                <w:bCs/>
                <w:color w:val="0F0D29" w:themeColor="text1"/>
                <w:sz w:val="24"/>
                <w:szCs w:val="24"/>
              </w:rPr>
            </w:pPr>
          </w:p>
          <w:p w:rsidR="00F2410A" w:rsidRPr="00F2410A" w:rsidRDefault="00F2410A" w:rsidP="00F2410A">
            <w:pPr>
              <w:rPr>
                <w:b w:val="0"/>
                <w:bCs/>
                <w:color w:val="0F0D29" w:themeColor="text1"/>
                <w:sz w:val="24"/>
                <w:szCs w:val="24"/>
              </w:rPr>
            </w:pPr>
            <w:r>
              <w:rPr>
                <w:b w:val="0"/>
                <w:bCs/>
                <w:color w:val="0F0D29" w:themeColor="text1"/>
                <w:sz w:val="24"/>
                <w:szCs w:val="24"/>
              </w:rPr>
              <w:t>The</w:t>
            </w:r>
            <w:r w:rsidRPr="00F2410A">
              <w:rPr>
                <w:b w:val="0"/>
                <w:bCs/>
                <w:color w:val="0F0D29" w:themeColor="text1"/>
                <w:sz w:val="24"/>
                <w:szCs w:val="24"/>
              </w:rPr>
              <w:t xml:space="preserve"> sorting of LGAs into five wider </w:t>
            </w:r>
            <w:r>
              <w:rPr>
                <w:b w:val="0"/>
                <w:bCs/>
                <w:color w:val="0F0D29" w:themeColor="text1"/>
                <w:sz w:val="24"/>
                <w:szCs w:val="24"/>
              </w:rPr>
              <w:t xml:space="preserve">police </w:t>
            </w:r>
            <w:r w:rsidRPr="00F2410A">
              <w:rPr>
                <w:b w:val="0"/>
                <w:bCs/>
                <w:color w:val="0F0D29" w:themeColor="text1"/>
                <w:sz w:val="24"/>
                <w:szCs w:val="24"/>
              </w:rPr>
              <w:t>regions</w:t>
            </w:r>
            <w:r>
              <w:rPr>
                <w:b w:val="0"/>
                <w:bCs/>
                <w:color w:val="0F0D29" w:themeColor="text1"/>
                <w:sz w:val="24"/>
                <w:szCs w:val="24"/>
              </w:rPr>
              <w:t xml:space="preserve"> we used </w:t>
            </w:r>
            <w:r w:rsidRPr="00F2410A">
              <w:rPr>
                <w:b w:val="0"/>
                <w:bCs/>
                <w:color w:val="0F0D29" w:themeColor="text1"/>
                <w:sz w:val="24"/>
                <w:szCs w:val="24"/>
              </w:rPr>
              <w:t xml:space="preserve">for </w:t>
            </w:r>
            <w:r>
              <w:rPr>
                <w:b w:val="0"/>
                <w:bCs/>
                <w:color w:val="0F0D29" w:themeColor="text1"/>
                <w:sz w:val="24"/>
                <w:szCs w:val="24"/>
              </w:rPr>
              <w:t>our project</w:t>
            </w:r>
            <w:r w:rsidRPr="00F2410A">
              <w:rPr>
                <w:b w:val="0"/>
                <w:bCs/>
                <w:color w:val="0F0D29" w:themeColor="text1"/>
                <w:sz w:val="24"/>
                <w:szCs w:val="24"/>
              </w:rPr>
              <w:t xml:space="preserve"> has no legal or administrative significance.</w:t>
            </w:r>
          </w:p>
          <w:p w:rsidR="0018018B" w:rsidRDefault="0018018B" w:rsidP="00E5555A">
            <w:pPr>
              <w:rPr>
                <w:bCs/>
                <w:color w:val="0F0D29" w:themeColor="text1"/>
              </w:rPr>
            </w:pPr>
          </w:p>
          <w:p w:rsidR="00F2410A" w:rsidRPr="00F2410A" w:rsidRDefault="00F2410A" w:rsidP="00F2410A">
            <w:pPr>
              <w:pStyle w:val="ListParagraph"/>
              <w:numPr>
                <w:ilvl w:val="0"/>
                <w:numId w:val="4"/>
              </w:numPr>
              <w:rPr>
                <w:rFonts w:eastAsiaTheme="majorEastAsia" w:cstheme="majorBidi"/>
                <w:b/>
                <w:bCs/>
                <w:sz w:val="36"/>
                <w:szCs w:val="26"/>
              </w:rPr>
            </w:pPr>
            <w:r>
              <w:rPr>
                <w:rFonts w:eastAsiaTheme="majorEastAsia" w:cstheme="majorBidi"/>
                <w:b/>
                <w:bCs/>
                <w:sz w:val="36"/>
                <w:szCs w:val="26"/>
              </w:rPr>
              <w:lastRenderedPageBreak/>
              <w:t>Types</w:t>
            </w:r>
            <w:r w:rsidRPr="00F2410A">
              <w:rPr>
                <w:rFonts w:eastAsiaTheme="majorEastAsia" w:cstheme="majorBidi"/>
                <w:b/>
                <w:bCs/>
                <w:sz w:val="36"/>
                <w:szCs w:val="26"/>
              </w:rPr>
              <w:t xml:space="preserve"> of Offences</w:t>
            </w:r>
          </w:p>
          <w:p w:rsidR="00F2410A" w:rsidRPr="000F59FE" w:rsidRDefault="00F2410A" w:rsidP="00E5555A">
            <w:pPr>
              <w:rPr>
                <w:b w:val="0"/>
                <w:bCs/>
                <w:color w:val="0F0D29" w:themeColor="text1"/>
                <w:sz w:val="24"/>
                <w:szCs w:val="24"/>
              </w:rPr>
            </w:pPr>
          </w:p>
          <w:p w:rsidR="000F59FE" w:rsidRDefault="000F59FE" w:rsidP="000F59FE">
            <w:pPr>
              <w:rPr>
                <w:b w:val="0"/>
                <w:bCs/>
                <w:color w:val="0F0D29" w:themeColor="text1"/>
                <w:sz w:val="24"/>
                <w:szCs w:val="24"/>
              </w:rPr>
            </w:pPr>
            <w:r w:rsidRPr="000F59FE">
              <w:rPr>
                <w:b w:val="0"/>
                <w:bCs/>
                <w:color w:val="0F0D29" w:themeColor="text1"/>
                <w:sz w:val="24"/>
                <w:szCs w:val="24"/>
              </w:rPr>
              <w:t>We have found that of the incidents recorded in Victoria the most common incidents relate to Property and deception offences.</w:t>
            </w:r>
            <w:r w:rsidR="00743195">
              <w:rPr>
                <w:b w:val="0"/>
                <w:bCs/>
                <w:color w:val="0F0D29" w:themeColor="text1"/>
                <w:sz w:val="24"/>
                <w:szCs w:val="24"/>
              </w:rPr>
              <w:t xml:space="preserve"> Please refer to figure</w:t>
            </w:r>
            <w:r>
              <w:rPr>
                <w:b w:val="0"/>
                <w:bCs/>
                <w:color w:val="0F0D29" w:themeColor="text1"/>
                <w:sz w:val="24"/>
                <w:szCs w:val="24"/>
              </w:rPr>
              <w:t xml:space="preserve"> 1 below:</w:t>
            </w:r>
          </w:p>
          <w:p w:rsidR="000F59FE" w:rsidRDefault="000F59FE" w:rsidP="000F59FE">
            <w:pPr>
              <w:rPr>
                <w:b w:val="0"/>
                <w:bCs/>
                <w:color w:val="0F0D29" w:themeColor="text1"/>
                <w:sz w:val="24"/>
                <w:szCs w:val="24"/>
              </w:rPr>
            </w:pPr>
          </w:p>
          <w:p w:rsidR="000F59FE" w:rsidRPr="000F59FE" w:rsidRDefault="00743195" w:rsidP="000F59FE">
            <w:pPr>
              <w:rPr>
                <w:bCs/>
                <w:color w:val="0F0D29" w:themeColor="text1"/>
                <w:sz w:val="24"/>
                <w:szCs w:val="24"/>
              </w:rPr>
            </w:pPr>
            <w:r>
              <w:rPr>
                <w:bCs/>
                <w:color w:val="0F0D29" w:themeColor="text1"/>
                <w:sz w:val="24"/>
                <w:szCs w:val="24"/>
              </w:rPr>
              <w:t>Figure</w:t>
            </w:r>
            <w:r w:rsidR="000F59FE" w:rsidRPr="000F59FE">
              <w:rPr>
                <w:bCs/>
                <w:color w:val="0F0D29" w:themeColor="text1"/>
                <w:sz w:val="24"/>
                <w:szCs w:val="24"/>
              </w:rPr>
              <w:t xml:space="preserve"> 1:</w:t>
            </w:r>
          </w:p>
          <w:p w:rsidR="000F59FE" w:rsidRPr="000F59FE" w:rsidRDefault="000F59FE" w:rsidP="000F59FE">
            <w:pPr>
              <w:rPr>
                <w:b w:val="0"/>
                <w:bCs/>
                <w:color w:val="0F0D29" w:themeColor="text1"/>
                <w:sz w:val="24"/>
                <w:szCs w:val="24"/>
              </w:rPr>
            </w:pPr>
            <w:r>
              <w:rPr>
                <w:b w:val="0"/>
                <w:bCs/>
                <w:noProof/>
                <w:color w:val="0F0D29" w:themeColor="text1"/>
                <w:sz w:val="24"/>
                <w:szCs w:val="24"/>
              </w:rPr>
              <w:drawing>
                <wp:inline distT="0" distB="0" distL="0" distR="0">
                  <wp:extent cx="6303645" cy="2801620"/>
                  <wp:effectExtent l="0" t="0" r="0" b="0"/>
                  <wp:docPr id="7" name="Picture 7" descr="../Desktop/Screen%20Shot%202022-01-02%20at%2011.25.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2-01-02%20at%2011.25.14%20pm.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3645" cy="2801620"/>
                          </a:xfrm>
                          <a:prstGeom prst="rect">
                            <a:avLst/>
                          </a:prstGeom>
                          <a:noFill/>
                          <a:ln>
                            <a:noFill/>
                          </a:ln>
                        </pic:spPr>
                      </pic:pic>
                    </a:graphicData>
                  </a:graphic>
                </wp:inline>
              </w:drawing>
            </w:r>
          </w:p>
          <w:p w:rsidR="00E62EF0" w:rsidRDefault="00E62EF0" w:rsidP="000F59FE">
            <w:pPr>
              <w:rPr>
                <w:b w:val="0"/>
                <w:bCs/>
                <w:color w:val="0F0D29" w:themeColor="text1"/>
                <w:sz w:val="24"/>
                <w:szCs w:val="24"/>
              </w:rPr>
            </w:pPr>
          </w:p>
          <w:p w:rsidR="000F59FE" w:rsidRPr="000F59FE" w:rsidRDefault="00743195" w:rsidP="000F59FE">
            <w:pPr>
              <w:rPr>
                <w:b w:val="0"/>
                <w:bCs/>
                <w:color w:val="0F0D29" w:themeColor="text1"/>
                <w:sz w:val="24"/>
                <w:szCs w:val="24"/>
              </w:rPr>
            </w:pPr>
            <w:r>
              <w:rPr>
                <w:b w:val="0"/>
                <w:bCs/>
                <w:color w:val="0F0D29" w:themeColor="text1"/>
                <w:sz w:val="24"/>
                <w:szCs w:val="24"/>
              </w:rPr>
              <w:t>As per table above</w:t>
            </w:r>
            <w:r w:rsidR="000F59FE">
              <w:rPr>
                <w:b w:val="0"/>
                <w:bCs/>
                <w:color w:val="0F0D29" w:themeColor="text1"/>
                <w:sz w:val="24"/>
                <w:szCs w:val="24"/>
              </w:rPr>
              <w:t>, t</w:t>
            </w:r>
            <w:r w:rsidR="000F59FE" w:rsidRPr="000F59FE">
              <w:rPr>
                <w:b w:val="0"/>
                <w:bCs/>
                <w:color w:val="0F0D29" w:themeColor="text1"/>
                <w:sz w:val="24"/>
                <w:szCs w:val="24"/>
              </w:rPr>
              <w:t xml:space="preserve">he number of incidents has remained fairly stable in the last 10 years except for a peak in 2016 and a significant drop in 2020. The peak in 2016 relates to Theft crimes. </w:t>
            </w:r>
            <w:proofErr w:type="spellStart"/>
            <w:r w:rsidR="000F59FE" w:rsidRPr="000F59FE">
              <w:rPr>
                <w:b w:val="0"/>
                <w:bCs/>
                <w:color w:val="0F0D29" w:themeColor="text1"/>
                <w:sz w:val="24"/>
                <w:szCs w:val="24"/>
              </w:rPr>
              <w:t>Covid</w:t>
            </w:r>
            <w:proofErr w:type="spellEnd"/>
            <w:r w:rsidR="000F59FE" w:rsidRPr="000F59FE">
              <w:rPr>
                <w:b w:val="0"/>
                <w:bCs/>
                <w:color w:val="0F0D29" w:themeColor="text1"/>
                <w:sz w:val="24"/>
                <w:szCs w:val="24"/>
              </w:rPr>
              <w:t xml:space="preserve"> 19 lockdowns resulted in a drop of crime in 2020.</w:t>
            </w:r>
          </w:p>
          <w:p w:rsidR="000F59FE" w:rsidRPr="000F59FE" w:rsidRDefault="000F59FE" w:rsidP="000F59FE">
            <w:pPr>
              <w:rPr>
                <w:b w:val="0"/>
                <w:bCs/>
                <w:color w:val="0F0D29" w:themeColor="text1"/>
                <w:sz w:val="24"/>
                <w:szCs w:val="24"/>
              </w:rPr>
            </w:pPr>
          </w:p>
          <w:p w:rsidR="000F59FE" w:rsidRDefault="000F59FE" w:rsidP="000F59FE">
            <w:pPr>
              <w:rPr>
                <w:b w:val="0"/>
                <w:bCs/>
                <w:color w:val="0F0D29" w:themeColor="text1"/>
                <w:sz w:val="24"/>
                <w:szCs w:val="24"/>
              </w:rPr>
            </w:pPr>
            <w:r w:rsidRPr="000F59FE">
              <w:rPr>
                <w:b w:val="0"/>
                <w:bCs/>
                <w:color w:val="0F0D29" w:themeColor="text1"/>
                <w:sz w:val="24"/>
                <w:szCs w:val="24"/>
              </w:rPr>
              <w:t xml:space="preserve">An analysis of the breakdown of “Property and deception offences” over the 10 years has revealed that the crimes in this category are mostly “Theft” related crimes. The most significant of these crimes relate to stealing from a motor vehicle (37%). </w:t>
            </w:r>
            <w:r w:rsidR="00743195">
              <w:rPr>
                <w:b w:val="0"/>
                <w:bCs/>
                <w:color w:val="0F0D29" w:themeColor="text1"/>
                <w:sz w:val="24"/>
                <w:szCs w:val="24"/>
              </w:rPr>
              <w:t>Followed by other crimes</w:t>
            </w:r>
            <w:r w:rsidR="00743195" w:rsidRPr="000F59FE">
              <w:rPr>
                <w:b w:val="0"/>
                <w:bCs/>
                <w:color w:val="0F0D29" w:themeColor="text1"/>
                <w:sz w:val="24"/>
                <w:szCs w:val="24"/>
              </w:rPr>
              <w:t xml:space="preserve"> are “Burglary or break an</w:t>
            </w:r>
            <w:r w:rsidR="00743195">
              <w:rPr>
                <w:b w:val="0"/>
                <w:bCs/>
                <w:color w:val="0F0D29" w:themeColor="text1"/>
                <w:sz w:val="24"/>
                <w:szCs w:val="24"/>
              </w:rPr>
              <w:t>d enter” and “Deception crimes”</w:t>
            </w:r>
            <w:r w:rsidR="00743195" w:rsidRPr="000F59FE">
              <w:rPr>
                <w:b w:val="0"/>
                <w:bCs/>
                <w:color w:val="0F0D29" w:themeColor="text1"/>
                <w:sz w:val="24"/>
                <w:szCs w:val="24"/>
              </w:rPr>
              <w:t>.</w:t>
            </w:r>
            <w:r w:rsidR="00743195">
              <w:rPr>
                <w:b w:val="0"/>
                <w:bCs/>
                <w:color w:val="0F0D29" w:themeColor="text1"/>
                <w:sz w:val="24"/>
                <w:szCs w:val="24"/>
              </w:rPr>
              <w:t xml:space="preserve"> </w:t>
            </w:r>
            <w:r w:rsidR="00743195" w:rsidRPr="000F59FE">
              <w:rPr>
                <w:b w:val="0"/>
                <w:bCs/>
                <w:color w:val="0F0D29" w:themeColor="text1"/>
                <w:sz w:val="24"/>
                <w:szCs w:val="24"/>
              </w:rPr>
              <w:t xml:space="preserve">Incidents of Arson and Bribery </w:t>
            </w:r>
            <w:r w:rsidR="00743195">
              <w:rPr>
                <w:b w:val="0"/>
                <w:bCs/>
                <w:color w:val="0F0D29" w:themeColor="text1"/>
                <w:sz w:val="24"/>
                <w:szCs w:val="24"/>
              </w:rPr>
              <w:t>show the least among others</w:t>
            </w:r>
            <w:r w:rsidR="00743195" w:rsidRPr="000F59FE">
              <w:rPr>
                <w:b w:val="0"/>
                <w:bCs/>
                <w:color w:val="0F0D29" w:themeColor="text1"/>
                <w:sz w:val="24"/>
                <w:szCs w:val="24"/>
              </w:rPr>
              <w:t>.</w:t>
            </w:r>
            <w:r w:rsidR="00743195">
              <w:rPr>
                <w:b w:val="0"/>
                <w:bCs/>
                <w:color w:val="0F0D29" w:themeColor="text1"/>
                <w:sz w:val="24"/>
                <w:szCs w:val="24"/>
              </w:rPr>
              <w:t xml:space="preserve"> Please see figure 2 below:</w:t>
            </w:r>
          </w:p>
          <w:p w:rsidR="00743195" w:rsidRDefault="00743195" w:rsidP="000F59FE">
            <w:pPr>
              <w:rPr>
                <w:b w:val="0"/>
                <w:bCs/>
                <w:color w:val="0F0D29" w:themeColor="text1"/>
                <w:sz w:val="24"/>
                <w:szCs w:val="24"/>
              </w:rPr>
            </w:pPr>
          </w:p>
          <w:p w:rsidR="00211B82" w:rsidRDefault="00211B82" w:rsidP="000F59FE">
            <w:pPr>
              <w:rPr>
                <w:b w:val="0"/>
                <w:bCs/>
                <w:color w:val="0F0D29" w:themeColor="text1"/>
                <w:sz w:val="24"/>
                <w:szCs w:val="24"/>
              </w:rPr>
            </w:pPr>
          </w:p>
          <w:p w:rsidR="00211B82" w:rsidRDefault="00211B82" w:rsidP="000F59FE">
            <w:pPr>
              <w:rPr>
                <w:b w:val="0"/>
                <w:bCs/>
                <w:color w:val="0F0D29" w:themeColor="text1"/>
                <w:sz w:val="24"/>
                <w:szCs w:val="24"/>
              </w:rPr>
            </w:pPr>
          </w:p>
          <w:p w:rsidR="00211B82" w:rsidRDefault="00211B82" w:rsidP="000F59FE">
            <w:pPr>
              <w:rPr>
                <w:b w:val="0"/>
                <w:bCs/>
                <w:color w:val="0F0D29" w:themeColor="text1"/>
                <w:sz w:val="24"/>
                <w:szCs w:val="24"/>
              </w:rPr>
            </w:pPr>
          </w:p>
          <w:p w:rsidR="00211B82" w:rsidRDefault="00211B82" w:rsidP="000F59FE">
            <w:pPr>
              <w:rPr>
                <w:b w:val="0"/>
                <w:bCs/>
                <w:color w:val="0F0D29" w:themeColor="text1"/>
                <w:sz w:val="24"/>
                <w:szCs w:val="24"/>
              </w:rPr>
            </w:pPr>
          </w:p>
          <w:p w:rsidR="00211B82" w:rsidRDefault="00211B82" w:rsidP="000F59FE">
            <w:pPr>
              <w:rPr>
                <w:b w:val="0"/>
                <w:bCs/>
                <w:color w:val="0F0D29" w:themeColor="text1"/>
                <w:sz w:val="24"/>
                <w:szCs w:val="24"/>
              </w:rPr>
            </w:pPr>
          </w:p>
          <w:p w:rsidR="00211B82" w:rsidRDefault="00211B82" w:rsidP="000F59FE">
            <w:pPr>
              <w:rPr>
                <w:b w:val="0"/>
                <w:bCs/>
                <w:color w:val="0F0D29" w:themeColor="text1"/>
                <w:sz w:val="24"/>
                <w:szCs w:val="24"/>
              </w:rPr>
            </w:pPr>
          </w:p>
          <w:p w:rsidR="00211B82" w:rsidRDefault="00211B82" w:rsidP="000F59FE">
            <w:pPr>
              <w:rPr>
                <w:b w:val="0"/>
                <w:bCs/>
                <w:color w:val="0F0D29" w:themeColor="text1"/>
                <w:sz w:val="24"/>
                <w:szCs w:val="24"/>
              </w:rPr>
            </w:pPr>
          </w:p>
          <w:p w:rsidR="00211B82" w:rsidRDefault="00211B82" w:rsidP="000F59FE">
            <w:pPr>
              <w:rPr>
                <w:b w:val="0"/>
                <w:bCs/>
                <w:color w:val="0F0D29" w:themeColor="text1"/>
                <w:sz w:val="24"/>
                <w:szCs w:val="24"/>
              </w:rPr>
            </w:pPr>
          </w:p>
          <w:p w:rsidR="00743195" w:rsidRPr="00743195" w:rsidRDefault="00743195" w:rsidP="000F59FE">
            <w:pPr>
              <w:rPr>
                <w:bCs/>
                <w:color w:val="0F0D29" w:themeColor="text1"/>
                <w:sz w:val="24"/>
                <w:szCs w:val="24"/>
              </w:rPr>
            </w:pPr>
            <w:r>
              <w:rPr>
                <w:bCs/>
                <w:color w:val="0F0D29" w:themeColor="text1"/>
                <w:sz w:val="24"/>
                <w:szCs w:val="24"/>
              </w:rPr>
              <w:lastRenderedPageBreak/>
              <w:t>Figure</w:t>
            </w:r>
            <w:r w:rsidRPr="00743195">
              <w:rPr>
                <w:bCs/>
                <w:color w:val="0F0D29" w:themeColor="text1"/>
                <w:sz w:val="24"/>
                <w:szCs w:val="24"/>
              </w:rPr>
              <w:t xml:space="preserve"> 2:</w:t>
            </w:r>
          </w:p>
          <w:p w:rsidR="00743195" w:rsidRPr="000F59FE" w:rsidRDefault="00743195" w:rsidP="000F59FE">
            <w:pPr>
              <w:rPr>
                <w:b w:val="0"/>
                <w:bCs/>
                <w:color w:val="0F0D29" w:themeColor="text1"/>
                <w:sz w:val="24"/>
                <w:szCs w:val="24"/>
              </w:rPr>
            </w:pPr>
            <w:r>
              <w:rPr>
                <w:b w:val="0"/>
                <w:bCs/>
                <w:noProof/>
                <w:color w:val="0F0D29" w:themeColor="text1"/>
                <w:sz w:val="24"/>
                <w:szCs w:val="24"/>
              </w:rPr>
              <w:drawing>
                <wp:inline distT="0" distB="0" distL="0" distR="0">
                  <wp:extent cx="6313170" cy="2986405"/>
                  <wp:effectExtent l="0" t="0" r="11430" b="10795"/>
                  <wp:docPr id="12" name="Picture 12" descr="../Desktop/Screen%20Shot%202022-01-02%20at%2011.2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2-01-02%20at%2011.27.34%20pm.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13170" cy="2986405"/>
                          </a:xfrm>
                          <a:prstGeom prst="rect">
                            <a:avLst/>
                          </a:prstGeom>
                          <a:noFill/>
                          <a:ln>
                            <a:noFill/>
                          </a:ln>
                        </pic:spPr>
                      </pic:pic>
                    </a:graphicData>
                  </a:graphic>
                </wp:inline>
              </w:drawing>
            </w:r>
          </w:p>
          <w:p w:rsidR="000F59FE" w:rsidRDefault="000F59FE" w:rsidP="000F59FE">
            <w:pPr>
              <w:rPr>
                <w:b w:val="0"/>
                <w:bCs/>
                <w:color w:val="0F0D29" w:themeColor="text1"/>
                <w:sz w:val="24"/>
                <w:szCs w:val="24"/>
              </w:rPr>
            </w:pPr>
          </w:p>
          <w:p w:rsidR="00743195" w:rsidRDefault="00743195" w:rsidP="00743195">
            <w:pPr>
              <w:pStyle w:val="EmphasisText"/>
              <w:rPr>
                <w:b w:val="0"/>
                <w:bCs/>
                <w:color w:val="0F0D29" w:themeColor="text1"/>
                <w:sz w:val="24"/>
                <w:szCs w:val="24"/>
              </w:rPr>
            </w:pPr>
            <w:r>
              <w:rPr>
                <w:b w:val="0"/>
                <w:bCs/>
                <w:color w:val="0F0D29" w:themeColor="text1"/>
                <w:sz w:val="24"/>
                <w:szCs w:val="24"/>
              </w:rPr>
              <w:t xml:space="preserve">Apart from that, </w:t>
            </w:r>
            <w:r w:rsidRPr="00743195">
              <w:rPr>
                <w:b w:val="0"/>
                <w:bCs/>
                <w:color w:val="0F0D29" w:themeColor="text1"/>
                <w:sz w:val="24"/>
                <w:szCs w:val="24"/>
              </w:rPr>
              <w:t xml:space="preserve">other more serious crimes like “Crimes against the person” have </w:t>
            </w:r>
            <w:r>
              <w:rPr>
                <w:b w:val="0"/>
                <w:bCs/>
                <w:color w:val="0F0D29" w:themeColor="text1"/>
                <w:sz w:val="24"/>
                <w:szCs w:val="24"/>
              </w:rPr>
              <w:t xml:space="preserve">also </w:t>
            </w:r>
            <w:r w:rsidRPr="00743195">
              <w:rPr>
                <w:b w:val="0"/>
                <w:bCs/>
                <w:color w:val="0F0D29" w:themeColor="text1"/>
                <w:sz w:val="24"/>
                <w:szCs w:val="24"/>
              </w:rPr>
              <w:t xml:space="preserve">occurred </w:t>
            </w:r>
            <w:r>
              <w:rPr>
                <w:b w:val="0"/>
                <w:bCs/>
                <w:color w:val="0F0D29" w:themeColor="text1"/>
                <w:sz w:val="24"/>
                <w:szCs w:val="24"/>
              </w:rPr>
              <w:t xml:space="preserve">over last 10 years, </w:t>
            </w:r>
            <w:r w:rsidRPr="00743195">
              <w:rPr>
                <w:b w:val="0"/>
                <w:bCs/>
                <w:color w:val="0F0D29" w:themeColor="text1"/>
                <w:sz w:val="24"/>
                <w:szCs w:val="24"/>
              </w:rPr>
              <w:t>but with lower incidents. “Assault and related offences” have dominated this category with 64%.</w:t>
            </w:r>
            <w:r>
              <w:rPr>
                <w:b w:val="0"/>
                <w:bCs/>
                <w:color w:val="0F0D29" w:themeColor="text1"/>
                <w:sz w:val="24"/>
                <w:szCs w:val="24"/>
              </w:rPr>
              <w:t xml:space="preserve"> Please refer to figure 3 below:</w:t>
            </w:r>
          </w:p>
          <w:p w:rsidR="00743195" w:rsidRDefault="00743195" w:rsidP="00743195">
            <w:pPr>
              <w:pStyle w:val="EmphasisText"/>
              <w:rPr>
                <w:b w:val="0"/>
                <w:bCs/>
                <w:color w:val="0F0D29" w:themeColor="text1"/>
                <w:sz w:val="24"/>
                <w:szCs w:val="24"/>
              </w:rPr>
            </w:pPr>
          </w:p>
          <w:p w:rsidR="00743195" w:rsidRPr="00743195" w:rsidRDefault="00743195" w:rsidP="00743195">
            <w:pPr>
              <w:pStyle w:val="EmphasisText"/>
              <w:rPr>
                <w:bCs/>
                <w:color w:val="0F0D29" w:themeColor="text1"/>
                <w:sz w:val="24"/>
                <w:szCs w:val="24"/>
              </w:rPr>
            </w:pPr>
            <w:r w:rsidRPr="00743195">
              <w:rPr>
                <w:bCs/>
                <w:color w:val="0F0D29" w:themeColor="text1"/>
                <w:sz w:val="24"/>
                <w:szCs w:val="24"/>
              </w:rPr>
              <w:t>Figure 3:</w:t>
            </w:r>
          </w:p>
          <w:p w:rsidR="00743195" w:rsidRPr="00743195" w:rsidRDefault="00743195" w:rsidP="00743195">
            <w:pPr>
              <w:pStyle w:val="EmphasisText"/>
              <w:rPr>
                <w:b w:val="0"/>
                <w:bCs/>
                <w:color w:val="0F0D29" w:themeColor="text1"/>
                <w:sz w:val="24"/>
                <w:szCs w:val="24"/>
              </w:rPr>
            </w:pPr>
            <w:r w:rsidRPr="007F53F5">
              <w:rPr>
                <w:noProof/>
              </w:rPr>
              <w:drawing>
                <wp:inline distT="0" distB="0" distL="0" distR="0">
                  <wp:extent cx="6309360" cy="3545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309360" cy="3545840"/>
                          </a:xfrm>
                          <a:prstGeom prst="rect">
                            <a:avLst/>
                          </a:prstGeom>
                        </pic:spPr>
                      </pic:pic>
                    </a:graphicData>
                  </a:graphic>
                </wp:inline>
              </w:drawing>
            </w:r>
          </w:p>
          <w:p w:rsidR="00743195" w:rsidRPr="00743195" w:rsidRDefault="00743195" w:rsidP="00743195">
            <w:pPr>
              <w:pStyle w:val="EmphasisText"/>
              <w:rPr>
                <w:b w:val="0"/>
                <w:bCs/>
                <w:color w:val="0F0D29" w:themeColor="text1"/>
                <w:sz w:val="24"/>
                <w:szCs w:val="24"/>
              </w:rPr>
            </w:pPr>
          </w:p>
          <w:p w:rsidR="00743195" w:rsidRPr="00743195" w:rsidRDefault="00743195" w:rsidP="00743195">
            <w:pPr>
              <w:pStyle w:val="EmphasisText"/>
              <w:rPr>
                <w:b w:val="0"/>
                <w:bCs/>
                <w:color w:val="0F0D29" w:themeColor="text1"/>
                <w:sz w:val="24"/>
                <w:szCs w:val="24"/>
              </w:rPr>
            </w:pPr>
            <w:r w:rsidRPr="00743195">
              <w:rPr>
                <w:b w:val="0"/>
                <w:bCs/>
                <w:color w:val="0F0D29" w:themeColor="text1"/>
                <w:sz w:val="24"/>
                <w:szCs w:val="24"/>
              </w:rPr>
              <w:lastRenderedPageBreak/>
              <w:t>“Drug Crimes” over the last 10 years were mostly for drug possession at 69%. Drug trafficking only 19%.</w:t>
            </w:r>
          </w:p>
          <w:p w:rsidR="00743195" w:rsidRPr="00743195" w:rsidRDefault="00743195" w:rsidP="00743195">
            <w:pPr>
              <w:pStyle w:val="EmphasisText"/>
              <w:rPr>
                <w:b w:val="0"/>
                <w:bCs/>
                <w:color w:val="0F0D29" w:themeColor="text1"/>
                <w:sz w:val="24"/>
                <w:szCs w:val="24"/>
              </w:rPr>
            </w:pPr>
          </w:p>
          <w:p w:rsidR="00743195" w:rsidRPr="00743195" w:rsidRDefault="00743195" w:rsidP="00743195">
            <w:pPr>
              <w:pStyle w:val="EmphasisText"/>
              <w:rPr>
                <w:b w:val="0"/>
                <w:bCs/>
                <w:color w:val="0F0D29" w:themeColor="text1"/>
                <w:sz w:val="24"/>
                <w:szCs w:val="24"/>
              </w:rPr>
            </w:pPr>
            <w:r w:rsidRPr="00743195">
              <w:rPr>
                <w:b w:val="0"/>
                <w:bCs/>
                <w:color w:val="0F0D29" w:themeColor="text1"/>
                <w:sz w:val="24"/>
                <w:szCs w:val="24"/>
              </w:rPr>
              <w:t>The category “Pub</w:t>
            </w:r>
            <w:r>
              <w:rPr>
                <w:b w:val="0"/>
                <w:bCs/>
                <w:color w:val="0F0D29" w:themeColor="text1"/>
                <w:sz w:val="24"/>
                <w:szCs w:val="24"/>
              </w:rPr>
              <w:t>lic Order and Security offences”</w:t>
            </w:r>
            <w:r w:rsidRPr="00743195">
              <w:rPr>
                <w:b w:val="0"/>
                <w:bCs/>
                <w:color w:val="0F0D29" w:themeColor="text1"/>
                <w:sz w:val="24"/>
                <w:szCs w:val="24"/>
              </w:rPr>
              <w:t xml:space="preserve"> were dominated by “Disorderly and offensive conduct” at 57% and “Weapons and explosive offenses” were close behind at 37%.</w:t>
            </w:r>
          </w:p>
          <w:p w:rsidR="00743195" w:rsidRPr="00743195" w:rsidRDefault="00743195" w:rsidP="00743195">
            <w:pPr>
              <w:pStyle w:val="EmphasisText"/>
              <w:rPr>
                <w:b w:val="0"/>
                <w:bCs/>
                <w:color w:val="0F0D29" w:themeColor="text1"/>
                <w:sz w:val="24"/>
                <w:szCs w:val="24"/>
              </w:rPr>
            </w:pPr>
          </w:p>
          <w:p w:rsidR="00743195" w:rsidRPr="000F59FE" w:rsidRDefault="00743195" w:rsidP="00743195">
            <w:pPr>
              <w:rPr>
                <w:b w:val="0"/>
                <w:bCs/>
                <w:color w:val="0F0D29" w:themeColor="text1"/>
                <w:sz w:val="24"/>
                <w:szCs w:val="24"/>
              </w:rPr>
            </w:pPr>
            <w:r w:rsidRPr="00743195">
              <w:rPr>
                <w:b w:val="0"/>
                <w:bCs/>
                <w:color w:val="0F0D29" w:themeColor="text1"/>
                <w:sz w:val="24"/>
                <w:szCs w:val="24"/>
              </w:rPr>
              <w:t>“Justice procedures offences” included “breaching family violence order” 40% and “breaching bail conditions” 37%.</w:t>
            </w:r>
          </w:p>
          <w:p w:rsidR="000F59FE" w:rsidRPr="000F59FE" w:rsidRDefault="000F59FE" w:rsidP="00743195">
            <w:pPr>
              <w:rPr>
                <w:b w:val="0"/>
                <w:bCs/>
                <w:color w:val="0F0D29" w:themeColor="text1"/>
                <w:sz w:val="24"/>
                <w:szCs w:val="24"/>
              </w:rPr>
            </w:pPr>
          </w:p>
          <w:p w:rsidR="0071628A" w:rsidRDefault="0071628A" w:rsidP="0071628A">
            <w:pPr>
              <w:pStyle w:val="ListParagraph"/>
              <w:numPr>
                <w:ilvl w:val="0"/>
                <w:numId w:val="4"/>
              </w:numPr>
              <w:rPr>
                <w:rFonts w:eastAsiaTheme="majorEastAsia" w:cstheme="majorBidi"/>
                <w:b/>
                <w:bCs/>
                <w:sz w:val="36"/>
                <w:szCs w:val="26"/>
              </w:rPr>
            </w:pPr>
            <w:r w:rsidRPr="00F2410A">
              <w:rPr>
                <w:rFonts w:eastAsiaTheme="majorEastAsia" w:cstheme="majorBidi"/>
                <w:b/>
                <w:bCs/>
                <w:sz w:val="36"/>
                <w:szCs w:val="26"/>
              </w:rPr>
              <w:t>Offences</w:t>
            </w:r>
            <w:r>
              <w:rPr>
                <w:rFonts w:eastAsiaTheme="majorEastAsia" w:cstheme="majorBidi"/>
                <w:b/>
                <w:bCs/>
                <w:sz w:val="36"/>
                <w:szCs w:val="26"/>
              </w:rPr>
              <w:t xml:space="preserve"> by Police Region</w:t>
            </w:r>
          </w:p>
          <w:p w:rsidR="00211B82" w:rsidRPr="00211B82" w:rsidRDefault="00211B82" w:rsidP="00211B82">
            <w:pPr>
              <w:pStyle w:val="ListParagraph"/>
              <w:ind w:left="360"/>
              <w:rPr>
                <w:rFonts w:eastAsiaTheme="minorEastAsia"/>
                <w:bCs/>
                <w:color w:val="0F0D29" w:themeColor="text1"/>
                <w:sz w:val="24"/>
                <w:szCs w:val="24"/>
                <w:lang w:val="en-US"/>
              </w:rPr>
            </w:pPr>
          </w:p>
          <w:p w:rsidR="00E62EF0" w:rsidRDefault="00211B82" w:rsidP="00211B82">
            <w:pPr>
              <w:pStyle w:val="Content"/>
              <w:rPr>
                <w:bCs/>
                <w:color w:val="0F0D29" w:themeColor="text1"/>
                <w:sz w:val="24"/>
                <w:szCs w:val="24"/>
              </w:rPr>
            </w:pPr>
            <w:r w:rsidRPr="00211B82">
              <w:rPr>
                <w:bCs/>
                <w:color w:val="0F0D29" w:themeColor="text1"/>
                <w:sz w:val="24"/>
                <w:szCs w:val="24"/>
              </w:rPr>
              <w:t>Offences per Police Region over the last 10 years were mostly stable and once again 2016 had the increase in theft offences and 2020 had a decrease in crime due to the COVID Lockdowns. The rate per 100,000 population echo’s this trend.</w:t>
            </w:r>
            <w:r w:rsidR="00E62EF0">
              <w:rPr>
                <w:bCs/>
                <w:color w:val="0F0D29" w:themeColor="text1"/>
                <w:sz w:val="24"/>
                <w:szCs w:val="24"/>
              </w:rPr>
              <w:t xml:space="preserve"> Please refer to figure 3:</w:t>
            </w:r>
          </w:p>
          <w:p w:rsidR="00E62EF0" w:rsidRDefault="00E62EF0" w:rsidP="00211B82">
            <w:pPr>
              <w:pStyle w:val="Content"/>
              <w:rPr>
                <w:bCs/>
                <w:color w:val="0F0D29" w:themeColor="text1"/>
                <w:sz w:val="24"/>
                <w:szCs w:val="24"/>
              </w:rPr>
            </w:pPr>
          </w:p>
          <w:p w:rsidR="007E31B3" w:rsidRPr="007E31B3" w:rsidRDefault="007E31B3" w:rsidP="00211B82">
            <w:pPr>
              <w:pStyle w:val="Content"/>
              <w:rPr>
                <w:b/>
                <w:bCs/>
                <w:color w:val="0F0D29" w:themeColor="text1"/>
                <w:sz w:val="24"/>
                <w:szCs w:val="24"/>
              </w:rPr>
            </w:pPr>
            <w:r w:rsidRPr="007E31B3">
              <w:rPr>
                <w:b/>
                <w:bCs/>
                <w:color w:val="0F0D29" w:themeColor="text1"/>
                <w:sz w:val="24"/>
                <w:szCs w:val="24"/>
              </w:rPr>
              <w:t>Figure 3:</w:t>
            </w:r>
          </w:p>
          <w:p w:rsidR="007E31B3" w:rsidRDefault="007E31B3" w:rsidP="00211B82">
            <w:pPr>
              <w:pStyle w:val="Content"/>
              <w:rPr>
                <w:bCs/>
                <w:color w:val="0F0D29" w:themeColor="text1"/>
                <w:sz w:val="24"/>
                <w:szCs w:val="24"/>
              </w:rPr>
            </w:pPr>
            <w:r>
              <w:rPr>
                <w:bCs/>
                <w:noProof/>
                <w:color w:val="0F0D29" w:themeColor="text1"/>
                <w:sz w:val="24"/>
                <w:szCs w:val="24"/>
              </w:rPr>
              <w:drawing>
                <wp:inline distT="0" distB="0" distL="0" distR="0">
                  <wp:extent cx="6303645" cy="3122295"/>
                  <wp:effectExtent l="0" t="0" r="0" b="1905"/>
                  <wp:docPr id="18" name="Picture 18" descr="../Desktop/Screen%20Shot%202022-01-02%20at%2011.59.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2-01-02%20at%2011.59.15%20pm.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3645" cy="3122295"/>
                          </a:xfrm>
                          <a:prstGeom prst="rect">
                            <a:avLst/>
                          </a:prstGeom>
                          <a:noFill/>
                          <a:ln>
                            <a:noFill/>
                          </a:ln>
                        </pic:spPr>
                      </pic:pic>
                    </a:graphicData>
                  </a:graphic>
                </wp:inline>
              </w:drawing>
            </w:r>
          </w:p>
          <w:p w:rsidR="007E31B3" w:rsidRDefault="007E31B3" w:rsidP="00E62EF0">
            <w:pPr>
              <w:pStyle w:val="Content"/>
              <w:rPr>
                <w:bCs/>
                <w:color w:val="0F0D29" w:themeColor="text1"/>
                <w:sz w:val="24"/>
                <w:szCs w:val="24"/>
              </w:rPr>
            </w:pPr>
          </w:p>
          <w:p w:rsidR="00211B82" w:rsidRPr="00E62EF0" w:rsidRDefault="00E62EF0" w:rsidP="00E62EF0">
            <w:pPr>
              <w:pStyle w:val="Content"/>
              <w:rPr>
                <w:bCs/>
                <w:color w:val="0F0D29" w:themeColor="text1"/>
                <w:sz w:val="24"/>
                <w:szCs w:val="24"/>
              </w:rPr>
            </w:pPr>
            <w:r w:rsidRPr="00211B82">
              <w:rPr>
                <w:bCs/>
                <w:color w:val="0F0D29" w:themeColor="text1"/>
                <w:sz w:val="24"/>
                <w:szCs w:val="24"/>
              </w:rPr>
              <w:t xml:space="preserve">Noteworthy, </w:t>
            </w:r>
            <w:r>
              <w:rPr>
                <w:bCs/>
                <w:color w:val="0F0D29" w:themeColor="text1"/>
                <w:sz w:val="24"/>
                <w:szCs w:val="24"/>
              </w:rPr>
              <w:t>North West Region has</w:t>
            </w:r>
            <w:r w:rsidRPr="00211B82">
              <w:rPr>
                <w:bCs/>
                <w:color w:val="0F0D29" w:themeColor="text1"/>
                <w:sz w:val="24"/>
                <w:szCs w:val="24"/>
              </w:rPr>
              <w:t xml:space="preserve"> the h</w:t>
            </w:r>
            <w:r>
              <w:rPr>
                <w:bCs/>
                <w:color w:val="0F0D29" w:themeColor="text1"/>
                <w:sz w:val="24"/>
                <w:szCs w:val="24"/>
              </w:rPr>
              <w:t>ighest incidents of crime, which includes</w:t>
            </w:r>
            <w:r w:rsidRPr="00211B82">
              <w:rPr>
                <w:bCs/>
                <w:color w:val="0F0D29" w:themeColor="text1"/>
                <w:sz w:val="24"/>
                <w:szCs w:val="24"/>
              </w:rPr>
              <w:t xml:space="preserve"> the city centre. </w:t>
            </w:r>
            <w:r>
              <w:rPr>
                <w:bCs/>
                <w:color w:val="0F0D29" w:themeColor="text1"/>
                <w:sz w:val="24"/>
                <w:szCs w:val="24"/>
              </w:rPr>
              <w:t xml:space="preserve">Followed by </w:t>
            </w:r>
            <w:r w:rsidRPr="00211B82">
              <w:rPr>
                <w:bCs/>
                <w:color w:val="0F0D29" w:themeColor="text1"/>
                <w:sz w:val="24"/>
                <w:szCs w:val="24"/>
              </w:rPr>
              <w:t>The Eastern and Southern Regions</w:t>
            </w:r>
            <w:r>
              <w:rPr>
                <w:bCs/>
                <w:color w:val="0F0D29" w:themeColor="text1"/>
                <w:sz w:val="24"/>
                <w:szCs w:val="24"/>
              </w:rPr>
              <w:t>. Please refer to figure 4:</w:t>
            </w:r>
          </w:p>
          <w:p w:rsidR="00E62EF0" w:rsidRDefault="00E62EF0" w:rsidP="00211B82">
            <w:pPr>
              <w:pStyle w:val="Content"/>
              <w:rPr>
                <w:bCs/>
                <w:color w:val="0F0D29" w:themeColor="text1"/>
                <w:sz w:val="24"/>
                <w:szCs w:val="24"/>
              </w:rPr>
            </w:pPr>
          </w:p>
          <w:p w:rsidR="007E31B3" w:rsidRDefault="007E31B3" w:rsidP="00211B82">
            <w:pPr>
              <w:pStyle w:val="Content"/>
              <w:rPr>
                <w:bCs/>
                <w:color w:val="0F0D29" w:themeColor="text1"/>
                <w:sz w:val="24"/>
                <w:szCs w:val="24"/>
              </w:rPr>
            </w:pPr>
          </w:p>
          <w:p w:rsidR="007E31B3" w:rsidRDefault="007E31B3" w:rsidP="00211B82">
            <w:pPr>
              <w:pStyle w:val="Content"/>
              <w:rPr>
                <w:bCs/>
                <w:color w:val="0F0D29" w:themeColor="text1"/>
                <w:sz w:val="24"/>
                <w:szCs w:val="24"/>
              </w:rPr>
            </w:pPr>
          </w:p>
          <w:p w:rsidR="007E31B3" w:rsidRDefault="007E31B3" w:rsidP="00211B82">
            <w:pPr>
              <w:pStyle w:val="Content"/>
              <w:rPr>
                <w:bCs/>
                <w:color w:val="0F0D29" w:themeColor="text1"/>
                <w:sz w:val="24"/>
                <w:szCs w:val="24"/>
              </w:rPr>
            </w:pPr>
          </w:p>
          <w:p w:rsidR="00E62EF0" w:rsidRPr="007E31B3" w:rsidRDefault="00E62EF0" w:rsidP="00211B82">
            <w:pPr>
              <w:pStyle w:val="Content"/>
              <w:rPr>
                <w:b/>
                <w:bCs/>
                <w:color w:val="0F0D29" w:themeColor="text1"/>
                <w:sz w:val="24"/>
                <w:szCs w:val="24"/>
              </w:rPr>
            </w:pPr>
            <w:r w:rsidRPr="007E31B3">
              <w:rPr>
                <w:b/>
                <w:bCs/>
                <w:color w:val="0F0D29" w:themeColor="text1"/>
                <w:sz w:val="24"/>
                <w:szCs w:val="24"/>
              </w:rPr>
              <w:lastRenderedPageBreak/>
              <w:t>Figure 4:</w:t>
            </w:r>
          </w:p>
          <w:p w:rsidR="00E62EF0" w:rsidRDefault="00E62EF0" w:rsidP="00211B82">
            <w:pPr>
              <w:pStyle w:val="Content"/>
              <w:rPr>
                <w:bCs/>
                <w:color w:val="0F0D29" w:themeColor="text1"/>
                <w:sz w:val="24"/>
                <w:szCs w:val="24"/>
              </w:rPr>
            </w:pPr>
            <w:r>
              <w:rPr>
                <w:bCs/>
                <w:noProof/>
                <w:color w:val="0F0D29" w:themeColor="text1"/>
                <w:sz w:val="24"/>
                <w:szCs w:val="24"/>
              </w:rPr>
              <w:drawing>
                <wp:inline distT="0" distB="0" distL="0" distR="0">
                  <wp:extent cx="6313170" cy="3151505"/>
                  <wp:effectExtent l="0" t="0" r="11430" b="0"/>
                  <wp:docPr id="16" name="Picture 16" descr="../Desktop/Screen%20Shot%202022-01-02%20at%2011.52.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2-01-02%20at%2011.52.50%20pm.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13170" cy="3151505"/>
                          </a:xfrm>
                          <a:prstGeom prst="rect">
                            <a:avLst/>
                          </a:prstGeom>
                          <a:noFill/>
                          <a:ln>
                            <a:noFill/>
                          </a:ln>
                        </pic:spPr>
                      </pic:pic>
                    </a:graphicData>
                  </a:graphic>
                </wp:inline>
              </w:drawing>
            </w:r>
          </w:p>
          <w:p w:rsidR="00E62EF0" w:rsidRPr="00211B82" w:rsidRDefault="00E62EF0" w:rsidP="00211B82">
            <w:pPr>
              <w:pStyle w:val="Content"/>
              <w:rPr>
                <w:bCs/>
                <w:color w:val="0F0D29" w:themeColor="text1"/>
                <w:sz w:val="24"/>
                <w:szCs w:val="24"/>
              </w:rPr>
            </w:pPr>
          </w:p>
          <w:p w:rsidR="00211B82" w:rsidRPr="00211B82" w:rsidRDefault="00E62EF0" w:rsidP="00211B82">
            <w:pPr>
              <w:rPr>
                <w:b w:val="0"/>
                <w:bCs/>
                <w:color w:val="0F0D29" w:themeColor="text1"/>
                <w:sz w:val="24"/>
                <w:szCs w:val="24"/>
              </w:rPr>
            </w:pPr>
            <w:r>
              <w:rPr>
                <w:b w:val="0"/>
                <w:bCs/>
                <w:color w:val="0F0D29" w:themeColor="text1"/>
                <w:sz w:val="24"/>
                <w:szCs w:val="24"/>
              </w:rPr>
              <w:t>As per figure 5 below, t</w:t>
            </w:r>
            <w:r w:rsidR="00211B82" w:rsidRPr="00211B82">
              <w:rPr>
                <w:b w:val="0"/>
                <w:bCs/>
                <w:color w:val="0F0D29" w:themeColor="text1"/>
                <w:sz w:val="24"/>
                <w:szCs w:val="24"/>
              </w:rPr>
              <w:t>he rate per 100,000 population shows a decrease for</w:t>
            </w:r>
            <w:r w:rsidR="00211B82">
              <w:rPr>
                <w:b w:val="0"/>
                <w:bCs/>
                <w:color w:val="0F0D29" w:themeColor="text1"/>
                <w:sz w:val="24"/>
                <w:szCs w:val="24"/>
              </w:rPr>
              <w:t xml:space="preserve"> Melbourne LGA </w:t>
            </w:r>
            <w:r w:rsidR="00211B82" w:rsidRPr="00211B82">
              <w:rPr>
                <w:b w:val="0"/>
                <w:bCs/>
                <w:color w:val="0F0D29" w:themeColor="text1"/>
                <w:sz w:val="24"/>
                <w:szCs w:val="24"/>
              </w:rPr>
              <w:t>since 2012.</w:t>
            </w:r>
            <w:r>
              <w:rPr>
                <w:b w:val="0"/>
                <w:bCs/>
                <w:color w:val="0F0D29" w:themeColor="text1"/>
                <w:sz w:val="24"/>
                <w:szCs w:val="24"/>
              </w:rPr>
              <w:t xml:space="preserve"> </w:t>
            </w:r>
            <w:r w:rsidR="00211B82" w:rsidRPr="00211B82">
              <w:rPr>
                <w:b w:val="0"/>
                <w:bCs/>
                <w:color w:val="0F0D29" w:themeColor="text1"/>
                <w:sz w:val="24"/>
                <w:szCs w:val="24"/>
              </w:rPr>
              <w:t>This is possibly because of increased policing and higher population density in the city.</w:t>
            </w:r>
          </w:p>
          <w:p w:rsidR="00211B82" w:rsidRPr="00211B82" w:rsidRDefault="00211B82" w:rsidP="00211B82">
            <w:pPr>
              <w:rPr>
                <w:b w:val="0"/>
                <w:bCs/>
                <w:color w:val="0F0D29" w:themeColor="text1"/>
                <w:sz w:val="24"/>
                <w:szCs w:val="24"/>
              </w:rPr>
            </w:pPr>
            <w:proofErr w:type="spellStart"/>
            <w:r w:rsidRPr="00211B82">
              <w:rPr>
                <w:b w:val="0"/>
                <w:bCs/>
                <w:color w:val="0F0D29" w:themeColor="text1"/>
                <w:sz w:val="24"/>
                <w:szCs w:val="24"/>
              </w:rPr>
              <w:t>Yarra</w:t>
            </w:r>
            <w:proofErr w:type="spellEnd"/>
            <w:r w:rsidRPr="00211B82">
              <w:rPr>
                <w:b w:val="0"/>
                <w:bCs/>
                <w:color w:val="0F0D29" w:themeColor="text1"/>
                <w:sz w:val="24"/>
                <w:szCs w:val="24"/>
              </w:rPr>
              <w:t xml:space="preserve"> LGA has a relatively higher crime rate per 100k population.</w:t>
            </w:r>
            <w:r w:rsidR="00E62EF0">
              <w:rPr>
                <w:b w:val="0"/>
                <w:bCs/>
                <w:color w:val="0F0D29" w:themeColor="text1"/>
                <w:sz w:val="24"/>
                <w:szCs w:val="24"/>
              </w:rPr>
              <w:t xml:space="preserve"> </w:t>
            </w:r>
            <w:r w:rsidR="00E62EF0" w:rsidRPr="00211B82">
              <w:rPr>
                <w:b w:val="0"/>
                <w:bCs/>
                <w:color w:val="0F0D29" w:themeColor="text1"/>
                <w:sz w:val="24"/>
                <w:szCs w:val="24"/>
              </w:rPr>
              <w:t>Most crimes are occurring in Melbourne LGA (depicted by Green line) in North West police Region.</w:t>
            </w:r>
          </w:p>
          <w:p w:rsidR="0018018B" w:rsidRDefault="0018018B" w:rsidP="00E5555A">
            <w:pPr>
              <w:rPr>
                <w:b w:val="0"/>
                <w:bCs/>
                <w:color w:val="0F0D29" w:themeColor="text1"/>
                <w:sz w:val="24"/>
                <w:szCs w:val="24"/>
              </w:rPr>
            </w:pPr>
          </w:p>
          <w:p w:rsidR="00E62EF0" w:rsidRPr="007E31B3" w:rsidRDefault="00E62EF0" w:rsidP="00E5555A">
            <w:pPr>
              <w:rPr>
                <w:bCs/>
                <w:color w:val="0F0D29" w:themeColor="text1"/>
                <w:sz w:val="24"/>
                <w:szCs w:val="24"/>
              </w:rPr>
            </w:pPr>
            <w:r w:rsidRPr="007E31B3">
              <w:rPr>
                <w:bCs/>
                <w:color w:val="0F0D29" w:themeColor="text1"/>
                <w:sz w:val="24"/>
                <w:szCs w:val="24"/>
              </w:rPr>
              <w:t>Figure 5:</w:t>
            </w:r>
          </w:p>
          <w:p w:rsidR="00E30790" w:rsidRPr="00E30790" w:rsidRDefault="00E62EF0" w:rsidP="00E5555A">
            <w:pPr>
              <w:rPr>
                <w:bCs/>
              </w:rPr>
            </w:pPr>
            <w:r>
              <w:rPr>
                <w:bCs/>
                <w:noProof/>
              </w:rPr>
              <w:drawing>
                <wp:inline distT="0" distB="0" distL="0" distR="0">
                  <wp:extent cx="6303645" cy="3317240"/>
                  <wp:effectExtent l="0" t="0" r="0" b="10160"/>
                  <wp:docPr id="17" name="Picture 17" descr="../Desktop/Screen%20Shot%202022-01-02%20at%2011.5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2-01-02%20at%2011.58.04%20pm.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3645" cy="3317240"/>
                          </a:xfrm>
                          <a:prstGeom prst="rect">
                            <a:avLst/>
                          </a:prstGeom>
                          <a:noFill/>
                          <a:ln>
                            <a:noFill/>
                          </a:ln>
                        </pic:spPr>
                      </pic:pic>
                    </a:graphicData>
                  </a:graphic>
                </wp:inline>
              </w:drawing>
            </w:r>
          </w:p>
          <w:p w:rsidR="00785524" w:rsidRPr="00785524" w:rsidRDefault="000A3204" w:rsidP="00785524">
            <w:pPr>
              <w:pStyle w:val="ListParagraph"/>
              <w:numPr>
                <w:ilvl w:val="0"/>
                <w:numId w:val="4"/>
              </w:numPr>
              <w:rPr>
                <w:rFonts w:eastAsiaTheme="majorEastAsia" w:cstheme="majorBidi"/>
                <w:b/>
                <w:bCs/>
                <w:sz w:val="36"/>
                <w:szCs w:val="26"/>
              </w:rPr>
            </w:pPr>
            <w:r>
              <w:rPr>
                <w:rFonts w:eastAsiaTheme="majorEastAsia" w:cstheme="majorBidi"/>
                <w:b/>
                <w:bCs/>
                <w:sz w:val="36"/>
                <w:szCs w:val="26"/>
              </w:rPr>
              <w:lastRenderedPageBreak/>
              <w:t xml:space="preserve">Trend of </w:t>
            </w:r>
            <w:r w:rsidR="00785524">
              <w:rPr>
                <w:rFonts w:eastAsiaTheme="majorEastAsia" w:cstheme="majorBidi"/>
                <w:b/>
                <w:bCs/>
                <w:sz w:val="36"/>
                <w:szCs w:val="26"/>
              </w:rPr>
              <w:t xml:space="preserve">Victim Reports </w:t>
            </w:r>
          </w:p>
          <w:p w:rsidR="00785524" w:rsidRDefault="00785524" w:rsidP="00E5555A">
            <w:pPr>
              <w:rPr>
                <w:b w:val="0"/>
                <w:bCs/>
                <w:color w:val="0F0D29" w:themeColor="text1"/>
                <w:sz w:val="24"/>
                <w:szCs w:val="24"/>
              </w:rPr>
            </w:pPr>
          </w:p>
          <w:p w:rsidR="00FC5668" w:rsidRDefault="00785524" w:rsidP="00E5555A">
            <w:pPr>
              <w:rPr>
                <w:b w:val="0"/>
                <w:bCs/>
                <w:color w:val="0F0D29" w:themeColor="text1"/>
                <w:sz w:val="24"/>
                <w:szCs w:val="24"/>
              </w:rPr>
            </w:pPr>
            <w:r>
              <w:rPr>
                <w:b w:val="0"/>
                <w:bCs/>
                <w:color w:val="0F0D29" w:themeColor="text1"/>
                <w:sz w:val="24"/>
                <w:szCs w:val="24"/>
              </w:rPr>
              <w:t>Over last 10 years, we can see a surge in victim reports filed by people in 2016. This is consistent to our previous analysis as there were more crime offences happened during 2016. Then the number of victim reports dr</w:t>
            </w:r>
            <w:r w:rsidR="004C58D7">
              <w:rPr>
                <w:b w:val="0"/>
                <w:bCs/>
                <w:color w:val="0F0D29" w:themeColor="text1"/>
                <w:sz w:val="24"/>
                <w:szCs w:val="24"/>
              </w:rPr>
              <w:t>opped significantly from 2019 to 2021 which is due to Covid-19 lockdown</w:t>
            </w:r>
            <w:r w:rsidR="00FC5668">
              <w:rPr>
                <w:b w:val="0"/>
                <w:bCs/>
                <w:color w:val="0F0D29" w:themeColor="text1"/>
                <w:sz w:val="24"/>
                <w:szCs w:val="24"/>
              </w:rPr>
              <w:t xml:space="preserve"> (Please see figure 6)</w:t>
            </w:r>
            <w:r w:rsidR="004C58D7">
              <w:rPr>
                <w:b w:val="0"/>
                <w:bCs/>
                <w:color w:val="0F0D29" w:themeColor="text1"/>
                <w:sz w:val="24"/>
                <w:szCs w:val="24"/>
              </w:rPr>
              <w:t xml:space="preserve">. </w:t>
            </w:r>
          </w:p>
          <w:p w:rsidR="00CE31A0" w:rsidRDefault="00CE31A0" w:rsidP="00E5555A">
            <w:pPr>
              <w:rPr>
                <w:b w:val="0"/>
                <w:bCs/>
                <w:color w:val="0F0D29" w:themeColor="text1"/>
                <w:sz w:val="24"/>
                <w:szCs w:val="24"/>
              </w:rPr>
            </w:pPr>
          </w:p>
          <w:p w:rsidR="00CE31A0" w:rsidRPr="00CE31A0" w:rsidRDefault="00CE31A0" w:rsidP="00E5555A">
            <w:pPr>
              <w:rPr>
                <w:bCs/>
                <w:color w:val="0F0D29" w:themeColor="text1"/>
                <w:sz w:val="24"/>
                <w:szCs w:val="24"/>
              </w:rPr>
            </w:pPr>
            <w:r w:rsidRPr="00CE31A0">
              <w:rPr>
                <w:bCs/>
                <w:color w:val="0F0D29" w:themeColor="text1"/>
                <w:sz w:val="24"/>
                <w:szCs w:val="24"/>
              </w:rPr>
              <w:t>Figure 6:</w:t>
            </w:r>
          </w:p>
          <w:p w:rsidR="00CE31A0" w:rsidRDefault="00CE31A0" w:rsidP="00E5555A">
            <w:pPr>
              <w:rPr>
                <w:b w:val="0"/>
                <w:bCs/>
                <w:color w:val="0F0D29" w:themeColor="text1"/>
                <w:sz w:val="24"/>
                <w:szCs w:val="24"/>
              </w:rPr>
            </w:pPr>
            <w:r>
              <w:rPr>
                <w:b w:val="0"/>
                <w:bCs/>
                <w:noProof/>
                <w:color w:val="0F0D29" w:themeColor="text1"/>
                <w:sz w:val="24"/>
                <w:szCs w:val="24"/>
              </w:rPr>
              <w:drawing>
                <wp:inline distT="0" distB="0" distL="0" distR="0">
                  <wp:extent cx="5661660" cy="3560445"/>
                  <wp:effectExtent l="0" t="0" r="2540" b="0"/>
                  <wp:docPr id="21" name="Picture 21" descr="../Desktop/Screen%20Shot%202022-01-01%20at%206.5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2-01-01%20at%206.50.03%20pm.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1660" cy="3560445"/>
                          </a:xfrm>
                          <a:prstGeom prst="rect">
                            <a:avLst/>
                          </a:prstGeom>
                          <a:noFill/>
                          <a:ln>
                            <a:noFill/>
                          </a:ln>
                        </pic:spPr>
                      </pic:pic>
                    </a:graphicData>
                  </a:graphic>
                </wp:inline>
              </w:drawing>
            </w:r>
          </w:p>
          <w:p w:rsidR="00FC5668" w:rsidRDefault="00FC5668" w:rsidP="00E5555A">
            <w:pPr>
              <w:rPr>
                <w:b w:val="0"/>
                <w:bCs/>
                <w:color w:val="0F0D29" w:themeColor="text1"/>
                <w:sz w:val="24"/>
                <w:szCs w:val="24"/>
              </w:rPr>
            </w:pPr>
          </w:p>
          <w:p w:rsidR="005D3DA9" w:rsidRDefault="00924A48" w:rsidP="00E5555A">
            <w:pPr>
              <w:rPr>
                <w:b w:val="0"/>
                <w:bCs/>
                <w:color w:val="0F0D29" w:themeColor="text1"/>
                <w:sz w:val="24"/>
                <w:szCs w:val="24"/>
              </w:rPr>
            </w:pPr>
            <w:r>
              <w:rPr>
                <w:b w:val="0"/>
                <w:bCs/>
                <w:color w:val="0F0D29" w:themeColor="text1"/>
                <w:sz w:val="24"/>
                <w:szCs w:val="24"/>
              </w:rPr>
              <w:t>We a</w:t>
            </w:r>
            <w:r w:rsidR="00FC5668">
              <w:rPr>
                <w:b w:val="0"/>
                <w:bCs/>
                <w:color w:val="0F0D29" w:themeColor="text1"/>
                <w:sz w:val="24"/>
                <w:szCs w:val="24"/>
              </w:rPr>
              <w:t>lso identified that the most victim reports were filed by the age group between 25 and 34 years old and followed by the age group between 35 and 44 years old, which are 25.2% and 20.5% respectively (Please see figure 7). Possibly because that these two groups of people have most professionals who are highly well educated and knows how to stand by themselves.</w:t>
            </w:r>
          </w:p>
          <w:p w:rsidR="00CE31A0" w:rsidRDefault="00CE31A0" w:rsidP="00E5555A">
            <w:pPr>
              <w:rPr>
                <w:b w:val="0"/>
                <w:bCs/>
                <w:color w:val="0F0D29" w:themeColor="text1"/>
                <w:sz w:val="24"/>
                <w:szCs w:val="24"/>
              </w:rPr>
            </w:pPr>
          </w:p>
          <w:p w:rsidR="00CE31A0" w:rsidRDefault="00CE31A0" w:rsidP="00E5555A">
            <w:pPr>
              <w:rPr>
                <w:b w:val="0"/>
                <w:bCs/>
                <w:color w:val="0F0D29" w:themeColor="text1"/>
                <w:sz w:val="24"/>
                <w:szCs w:val="24"/>
              </w:rPr>
            </w:pPr>
          </w:p>
          <w:p w:rsidR="00CE31A0" w:rsidRDefault="00CE31A0" w:rsidP="00E5555A">
            <w:pPr>
              <w:rPr>
                <w:b w:val="0"/>
                <w:bCs/>
                <w:color w:val="0F0D29" w:themeColor="text1"/>
                <w:sz w:val="24"/>
                <w:szCs w:val="24"/>
              </w:rPr>
            </w:pPr>
          </w:p>
          <w:p w:rsidR="00CE31A0" w:rsidRDefault="00CE31A0" w:rsidP="00E5555A">
            <w:pPr>
              <w:rPr>
                <w:b w:val="0"/>
                <w:bCs/>
                <w:color w:val="0F0D29" w:themeColor="text1"/>
                <w:sz w:val="24"/>
                <w:szCs w:val="24"/>
              </w:rPr>
            </w:pPr>
          </w:p>
          <w:p w:rsidR="00CE31A0" w:rsidRDefault="00CE31A0" w:rsidP="00E5555A">
            <w:pPr>
              <w:rPr>
                <w:b w:val="0"/>
                <w:bCs/>
                <w:color w:val="0F0D29" w:themeColor="text1"/>
                <w:sz w:val="24"/>
                <w:szCs w:val="24"/>
              </w:rPr>
            </w:pPr>
          </w:p>
          <w:p w:rsidR="00CE31A0" w:rsidRDefault="00CE31A0" w:rsidP="00E5555A">
            <w:pPr>
              <w:rPr>
                <w:b w:val="0"/>
                <w:bCs/>
                <w:color w:val="0F0D29" w:themeColor="text1"/>
                <w:sz w:val="24"/>
                <w:szCs w:val="24"/>
              </w:rPr>
            </w:pPr>
          </w:p>
          <w:p w:rsidR="00CE31A0" w:rsidRDefault="00CE31A0" w:rsidP="00E5555A">
            <w:pPr>
              <w:rPr>
                <w:b w:val="0"/>
                <w:bCs/>
                <w:color w:val="0F0D29" w:themeColor="text1"/>
                <w:sz w:val="24"/>
                <w:szCs w:val="24"/>
              </w:rPr>
            </w:pPr>
          </w:p>
          <w:p w:rsidR="00CE31A0" w:rsidRDefault="00CE31A0" w:rsidP="00E5555A">
            <w:pPr>
              <w:rPr>
                <w:b w:val="0"/>
                <w:bCs/>
                <w:color w:val="0F0D29" w:themeColor="text1"/>
                <w:sz w:val="24"/>
                <w:szCs w:val="24"/>
              </w:rPr>
            </w:pPr>
          </w:p>
          <w:p w:rsidR="00CE31A0" w:rsidRPr="00CE31A0" w:rsidRDefault="00CE31A0" w:rsidP="00E5555A">
            <w:pPr>
              <w:rPr>
                <w:bCs/>
                <w:color w:val="0F0D29" w:themeColor="text1"/>
                <w:sz w:val="24"/>
                <w:szCs w:val="24"/>
              </w:rPr>
            </w:pPr>
            <w:r w:rsidRPr="00CE31A0">
              <w:rPr>
                <w:bCs/>
                <w:color w:val="0F0D29" w:themeColor="text1"/>
                <w:sz w:val="24"/>
                <w:szCs w:val="24"/>
              </w:rPr>
              <w:lastRenderedPageBreak/>
              <w:t>Figure 7:</w:t>
            </w:r>
          </w:p>
          <w:p w:rsidR="00CE31A0" w:rsidRDefault="00CE31A0" w:rsidP="00E5555A">
            <w:pPr>
              <w:rPr>
                <w:b w:val="0"/>
                <w:bCs/>
                <w:color w:val="0F0D29" w:themeColor="text1"/>
                <w:sz w:val="24"/>
                <w:szCs w:val="24"/>
              </w:rPr>
            </w:pPr>
            <w:r>
              <w:rPr>
                <w:b w:val="0"/>
                <w:bCs/>
                <w:noProof/>
                <w:color w:val="0F0D29" w:themeColor="text1"/>
                <w:sz w:val="24"/>
                <w:szCs w:val="24"/>
              </w:rPr>
              <w:drawing>
                <wp:inline distT="0" distB="0" distL="0" distR="0">
                  <wp:extent cx="5486400" cy="3355975"/>
                  <wp:effectExtent l="0" t="0" r="0" b="0"/>
                  <wp:docPr id="22" name="Picture 22" descr="../Desktop/Screen%20Shot%202022-01-01%20at%206.50.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2-01-01%20at%206.50.15%20pm.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3355975"/>
                          </a:xfrm>
                          <a:prstGeom prst="rect">
                            <a:avLst/>
                          </a:prstGeom>
                          <a:noFill/>
                          <a:ln>
                            <a:noFill/>
                          </a:ln>
                        </pic:spPr>
                      </pic:pic>
                    </a:graphicData>
                  </a:graphic>
                </wp:inline>
              </w:drawing>
            </w:r>
          </w:p>
          <w:p w:rsidR="00CE31A0" w:rsidRPr="00E30790" w:rsidRDefault="00CE31A0" w:rsidP="00E5555A">
            <w:pPr>
              <w:rPr>
                <w:bCs/>
              </w:rPr>
            </w:pPr>
          </w:p>
          <w:p w:rsidR="00CE31A0" w:rsidRDefault="00CE31A0" w:rsidP="00CE31A0">
            <w:pPr>
              <w:pStyle w:val="ListParagraph"/>
              <w:numPr>
                <w:ilvl w:val="0"/>
                <w:numId w:val="4"/>
              </w:numPr>
              <w:rPr>
                <w:ins w:id="3" w:author="Anh Huong" w:date="2022-01-04T09:57:00Z"/>
                <w:rFonts w:eastAsiaTheme="majorEastAsia" w:cstheme="majorBidi"/>
                <w:b/>
                <w:bCs/>
                <w:sz w:val="36"/>
                <w:szCs w:val="26"/>
              </w:rPr>
            </w:pPr>
            <w:r>
              <w:rPr>
                <w:rFonts w:eastAsiaTheme="majorEastAsia" w:cstheme="majorBidi"/>
                <w:b/>
                <w:bCs/>
                <w:sz w:val="36"/>
                <w:szCs w:val="26"/>
              </w:rPr>
              <w:t xml:space="preserve">Trend of Affected Family Members </w:t>
            </w:r>
          </w:p>
          <w:p w:rsidR="00F05F7E" w:rsidRPr="00785524" w:rsidRDefault="00F05F7E" w:rsidP="00CE31A0">
            <w:pPr>
              <w:pStyle w:val="ListParagraph"/>
              <w:numPr>
                <w:ilvl w:val="0"/>
                <w:numId w:val="4"/>
              </w:numPr>
              <w:rPr>
                <w:rFonts w:eastAsiaTheme="majorEastAsia" w:cstheme="majorBidi"/>
                <w:b/>
                <w:bCs/>
                <w:sz w:val="36"/>
                <w:szCs w:val="26"/>
              </w:rPr>
            </w:pPr>
          </w:p>
          <w:p w:rsidR="00743195" w:rsidRDefault="00743195" w:rsidP="00DF027C">
            <w:pPr>
              <w:pStyle w:val="Content"/>
              <w:rPr>
                <w:b/>
                <w:bCs/>
              </w:rPr>
            </w:pPr>
          </w:p>
          <w:p w:rsidR="00762BED" w:rsidRDefault="00762BED" w:rsidP="00DF027C">
            <w:pPr>
              <w:pStyle w:val="Content"/>
              <w:rPr>
                <w:b/>
                <w:bCs/>
              </w:rPr>
            </w:pPr>
          </w:p>
          <w:p w:rsidR="00762BED" w:rsidRDefault="00762BED" w:rsidP="00DF027C">
            <w:pPr>
              <w:pStyle w:val="Content"/>
              <w:rPr>
                <w:b/>
                <w:bCs/>
              </w:rPr>
            </w:pPr>
          </w:p>
          <w:p w:rsidR="00762BED" w:rsidRDefault="00762BED" w:rsidP="00DF027C">
            <w:pPr>
              <w:pStyle w:val="Content"/>
              <w:rPr>
                <w:b/>
                <w:bCs/>
              </w:rPr>
            </w:pPr>
          </w:p>
          <w:p w:rsidR="00762BED" w:rsidRDefault="00762BED" w:rsidP="00DF027C">
            <w:pPr>
              <w:pStyle w:val="Content"/>
              <w:rPr>
                <w:b/>
                <w:bCs/>
              </w:rPr>
            </w:pPr>
          </w:p>
          <w:p w:rsidR="00762BED" w:rsidRDefault="00762BED" w:rsidP="00DF027C">
            <w:pPr>
              <w:pStyle w:val="Content"/>
              <w:rPr>
                <w:b/>
                <w:bCs/>
              </w:rPr>
            </w:pPr>
          </w:p>
          <w:p w:rsidR="00762BED" w:rsidRDefault="00762BED" w:rsidP="00DF027C">
            <w:pPr>
              <w:pStyle w:val="Content"/>
              <w:rPr>
                <w:b/>
                <w:bCs/>
              </w:rPr>
            </w:pPr>
          </w:p>
          <w:p w:rsidR="00762BED" w:rsidRDefault="00762BED" w:rsidP="00DF027C">
            <w:pPr>
              <w:pStyle w:val="Content"/>
              <w:rPr>
                <w:b/>
                <w:bCs/>
              </w:rPr>
            </w:pPr>
          </w:p>
          <w:p w:rsidR="00762BED" w:rsidRPr="00E30790" w:rsidRDefault="00762BED" w:rsidP="00DF027C">
            <w:pPr>
              <w:pStyle w:val="Content"/>
              <w:rPr>
                <w:b/>
                <w:bCs/>
              </w:rPr>
            </w:pPr>
          </w:p>
        </w:tc>
      </w:tr>
      <w:tr w:rsidR="000F59FE" w:rsidTr="007E31B3">
        <w:trPr>
          <w:trHeight w:val="1899"/>
        </w:trPr>
        <w:tc>
          <w:tcPr>
            <w:tcW w:w="9936" w:type="dxa"/>
            <w:shd w:val="clear" w:color="auto" w:fill="F2F2F2" w:themeFill="background1" w:themeFillShade="F2"/>
            <w:vAlign w:val="center"/>
          </w:tcPr>
          <w:p w:rsidR="00537BAC" w:rsidRPr="00EB29A4" w:rsidRDefault="00537BAC" w:rsidP="00EB29A4"/>
          <w:p w:rsidR="00EB29A4" w:rsidRPr="00EB29A4" w:rsidRDefault="00B8671E" w:rsidP="00EB29A4">
            <w:r>
              <w:t xml:space="preserve"> </w:t>
            </w:r>
          </w:p>
        </w:tc>
      </w:tr>
      <w:tr w:rsidR="000F59FE" w:rsidTr="007E31B3">
        <w:trPr>
          <w:trHeight w:val="1899"/>
        </w:trPr>
        <w:tc>
          <w:tcPr>
            <w:tcW w:w="9936" w:type="dxa"/>
            <w:shd w:val="clear" w:color="auto" w:fill="F2F2F2" w:themeFill="background1" w:themeFillShade="F2"/>
            <w:vAlign w:val="center"/>
          </w:tcPr>
          <w:p w:rsidR="00B777BE" w:rsidRDefault="00B777BE" w:rsidP="00742D48">
            <w:pPr>
              <w:pStyle w:val="EmphasisText"/>
              <w:rPr>
                <w:noProof/>
              </w:rPr>
            </w:pPr>
          </w:p>
        </w:tc>
      </w:tr>
      <w:tr w:rsidR="000F59FE" w:rsidTr="007E31B3">
        <w:trPr>
          <w:trHeight w:val="5931"/>
        </w:trPr>
        <w:tc>
          <w:tcPr>
            <w:tcW w:w="9936" w:type="dxa"/>
          </w:tcPr>
          <w:p w:rsidR="0018018B" w:rsidRPr="00CC38BB" w:rsidRDefault="0018018B" w:rsidP="0018018B">
            <w:pPr>
              <w:rPr>
                <w:i/>
                <w:sz w:val="36"/>
                <w:lang w:val="en-AU"/>
              </w:rPr>
            </w:pPr>
          </w:p>
          <w:p w:rsidR="0018018B" w:rsidRPr="00CC38BB" w:rsidRDefault="0018018B" w:rsidP="0018018B">
            <w:pPr>
              <w:rPr>
                <w:i/>
                <w:sz w:val="36"/>
                <w:lang w:val="en-AU"/>
              </w:rPr>
            </w:pPr>
          </w:p>
          <w:p w:rsidR="0018018B" w:rsidRPr="00CC38BB" w:rsidRDefault="0018018B" w:rsidP="0018018B">
            <w:pPr>
              <w:rPr>
                <w:i/>
                <w:sz w:val="36"/>
                <w:lang w:val="en-AU"/>
              </w:rPr>
            </w:pPr>
          </w:p>
          <w:p w:rsidR="0018018B" w:rsidRPr="00CC38BB" w:rsidRDefault="0018018B" w:rsidP="0018018B">
            <w:pPr>
              <w:rPr>
                <w:i/>
                <w:sz w:val="36"/>
                <w:lang w:val="en-AU"/>
              </w:rPr>
            </w:pPr>
          </w:p>
        </w:tc>
      </w:tr>
    </w:tbl>
    <w:p w:rsidR="00757574" w:rsidRDefault="00757574" w:rsidP="00DF027C"/>
    <w:p w:rsidR="00757574" w:rsidRDefault="00757574" w:rsidP="00DF027C">
      <w:pPr>
        <w:rPr>
          <w:i/>
          <w:sz w:val="36"/>
          <w:lang w:val="en-AU"/>
        </w:rPr>
      </w:pPr>
    </w:p>
    <w:p w:rsidR="00757574" w:rsidRDefault="00757574" w:rsidP="00DF027C">
      <w:r w:rsidRPr="00757574">
        <w:rPr>
          <w:i/>
          <w:noProof/>
          <w:sz w:val="36"/>
        </w:rPr>
        <w:lastRenderedPageBreak/>
        <w:drawing>
          <wp:inline distT="0" distB="0" distL="0" distR="0">
            <wp:extent cx="6309360" cy="352806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6" cstate="print"/>
                    <a:stretch>
                      <a:fillRect/>
                    </a:stretch>
                  </pic:blipFill>
                  <pic:spPr>
                    <a:xfrm>
                      <a:off x="0" y="0"/>
                      <a:ext cx="6309360" cy="3528060"/>
                    </a:xfrm>
                    <a:prstGeom prst="rect">
                      <a:avLst/>
                    </a:prstGeom>
                  </pic:spPr>
                </pic:pic>
              </a:graphicData>
            </a:graphic>
          </wp:inline>
        </w:drawing>
      </w:r>
    </w:p>
    <w:p w:rsidR="00757574" w:rsidRDefault="00757574" w:rsidP="00DF027C"/>
    <w:p w:rsidR="00757574" w:rsidRDefault="00757574" w:rsidP="00DF027C"/>
    <w:p w:rsidR="00757574" w:rsidRPr="00757574" w:rsidRDefault="00757574" w:rsidP="00757574">
      <w:pPr>
        <w:numPr>
          <w:ilvl w:val="0"/>
          <w:numId w:val="3"/>
        </w:numPr>
        <w:rPr>
          <w:i/>
          <w:sz w:val="36"/>
          <w:lang w:val="en-AU"/>
        </w:rPr>
      </w:pPr>
      <w:r w:rsidRPr="00757574">
        <w:rPr>
          <w:i/>
          <w:sz w:val="36"/>
          <w:lang w:val="en-AU"/>
        </w:rPr>
        <w:t>Most Residential crimes are happening inside Homes.</w:t>
      </w:r>
    </w:p>
    <w:p w:rsidR="00757574" w:rsidRPr="00757574" w:rsidRDefault="00757574" w:rsidP="00757574">
      <w:pPr>
        <w:numPr>
          <w:ilvl w:val="0"/>
          <w:numId w:val="3"/>
        </w:numPr>
        <w:rPr>
          <w:i/>
          <w:sz w:val="36"/>
          <w:lang w:val="en-AU"/>
        </w:rPr>
      </w:pPr>
      <w:r w:rsidRPr="00757574">
        <w:rPr>
          <w:i/>
          <w:sz w:val="36"/>
          <w:lang w:val="en-AU"/>
        </w:rPr>
        <w:t>Streets are where most of the community crimes are occurring.</w:t>
      </w:r>
    </w:p>
    <w:p w:rsidR="00757574" w:rsidRPr="00757574" w:rsidRDefault="00757574" w:rsidP="00757574">
      <w:pPr>
        <w:numPr>
          <w:ilvl w:val="0"/>
          <w:numId w:val="3"/>
        </w:numPr>
        <w:rPr>
          <w:i/>
          <w:sz w:val="36"/>
          <w:lang w:val="en-AU"/>
        </w:rPr>
      </w:pPr>
      <w:r w:rsidRPr="00757574">
        <w:rPr>
          <w:i/>
          <w:sz w:val="36"/>
          <w:lang w:val="en-AU"/>
        </w:rPr>
        <w:t>Crimes in other locations are mostly in the Retail setting</w:t>
      </w:r>
    </w:p>
    <w:p w:rsidR="00F05F7E" w:rsidRDefault="00F05F7E">
      <w:pPr>
        <w:spacing w:after="200"/>
      </w:pPr>
      <w:r>
        <w:br w:type="page"/>
      </w:r>
    </w:p>
    <w:p w:rsidR="00F05F7E" w:rsidRPr="00F05F7E" w:rsidRDefault="00F05F7E" w:rsidP="00D01A74">
      <w:pPr>
        <w:pStyle w:val="Heading1"/>
        <w:numPr>
          <w:ilvl w:val="0"/>
          <w:numId w:val="8"/>
        </w:numPr>
      </w:pPr>
      <w:r w:rsidRPr="00D01A74">
        <w:lastRenderedPageBreak/>
        <w:t xml:space="preserve">Victoria Crimes Trends </w:t>
      </w:r>
    </w:p>
    <w:p w:rsidR="00757574" w:rsidRDefault="00F05F7E" w:rsidP="00F05F7E">
      <w:pPr>
        <w:rPr>
          <w:b w:val="0"/>
          <w:sz w:val="24"/>
          <w:szCs w:val="24"/>
        </w:rPr>
      </w:pPr>
      <w:r w:rsidRPr="00F05F7E">
        <w:rPr>
          <w:b w:val="0"/>
          <w:sz w:val="24"/>
          <w:szCs w:val="24"/>
        </w:rPr>
        <w:t>The study is for the period of September 2012 to September 2021.</w:t>
      </w:r>
      <w:r>
        <w:rPr>
          <w:b w:val="0"/>
          <w:sz w:val="24"/>
          <w:szCs w:val="24"/>
        </w:rPr>
        <w:t xml:space="preserve"> Various techniques and statistical calculations had been applied to ensure the findings are consistent and best interpreted the data.</w:t>
      </w:r>
    </w:p>
    <w:p w:rsidR="00F05F7E" w:rsidRPr="00F05F7E" w:rsidRDefault="00F05F7E" w:rsidP="00F05F7E">
      <w:pPr>
        <w:rPr>
          <w:b w:val="0"/>
          <w:sz w:val="24"/>
          <w:szCs w:val="24"/>
        </w:rPr>
      </w:pPr>
    </w:p>
    <w:p w:rsidR="00F05F7E" w:rsidRPr="00DB2DDB" w:rsidRDefault="00F05F7E" w:rsidP="00D01A74">
      <w:pPr>
        <w:pStyle w:val="ListParagraph"/>
        <w:numPr>
          <w:ilvl w:val="1"/>
          <w:numId w:val="6"/>
        </w:numPr>
        <w:rPr>
          <w:b/>
          <w:sz w:val="24"/>
          <w:szCs w:val="24"/>
        </w:rPr>
      </w:pPr>
      <w:r w:rsidRPr="00DB2DDB">
        <w:rPr>
          <w:b/>
          <w:sz w:val="24"/>
          <w:szCs w:val="24"/>
        </w:rPr>
        <w:t>Kernel Density Estimation (KDE)</w:t>
      </w:r>
    </w:p>
    <w:p w:rsidR="00F05F7E" w:rsidRDefault="00F05F7E" w:rsidP="00F05F7E">
      <w:pPr>
        <w:rPr>
          <w:b w:val="0"/>
          <w:sz w:val="24"/>
          <w:szCs w:val="24"/>
          <w:lang w:val="en-AU"/>
        </w:rPr>
      </w:pPr>
      <w:r w:rsidRPr="00F05F7E">
        <w:rPr>
          <w:b w:val="0"/>
          <w:sz w:val="24"/>
          <w:szCs w:val="24"/>
          <w:lang w:val="en-AU"/>
        </w:rPr>
        <w:t xml:space="preserve">In statistics, Kernel Density Estimation (KDE) is a non-parametric way to estimate the Probability Density Function (PDF) of a random variable. </w:t>
      </w:r>
      <w:r>
        <w:rPr>
          <w:b w:val="0"/>
          <w:sz w:val="24"/>
          <w:szCs w:val="24"/>
          <w:lang w:val="en-AU"/>
        </w:rPr>
        <w:t xml:space="preserve"> </w:t>
      </w:r>
    </w:p>
    <w:p w:rsidR="00F05F7E" w:rsidRPr="00F05F7E" w:rsidRDefault="00F05F7E" w:rsidP="00F05F7E">
      <w:pPr>
        <w:rPr>
          <w:b w:val="0"/>
          <w:sz w:val="24"/>
          <w:szCs w:val="24"/>
          <w:lang w:val="en-AU"/>
        </w:rPr>
      </w:pPr>
    </w:p>
    <w:p w:rsidR="00F05F7E" w:rsidRDefault="00F05F7E" w:rsidP="00F05F7E">
      <w:pPr>
        <w:rPr>
          <w:b w:val="0"/>
          <w:iCs/>
          <w:sz w:val="24"/>
          <w:szCs w:val="24"/>
          <w:lang w:val="en-AU"/>
        </w:rPr>
      </w:pPr>
      <w:r>
        <w:rPr>
          <w:b w:val="0"/>
          <w:sz w:val="24"/>
          <w:szCs w:val="24"/>
          <w:lang w:val="en-AU"/>
        </w:rPr>
        <w:t>This study</w:t>
      </w:r>
      <w:r w:rsidRPr="00F05F7E">
        <w:rPr>
          <w:b w:val="0"/>
          <w:sz w:val="24"/>
          <w:szCs w:val="24"/>
          <w:lang w:val="en-AU"/>
        </w:rPr>
        <w:t xml:space="preserve"> </w:t>
      </w:r>
      <w:r w:rsidR="0021185A">
        <w:rPr>
          <w:b w:val="0"/>
          <w:sz w:val="24"/>
          <w:szCs w:val="24"/>
          <w:lang w:val="en-AU"/>
        </w:rPr>
        <w:t>applied</w:t>
      </w:r>
      <w:r w:rsidRPr="00F05F7E">
        <w:rPr>
          <w:b w:val="0"/>
          <w:sz w:val="24"/>
          <w:szCs w:val="24"/>
          <w:lang w:val="en-AU"/>
        </w:rPr>
        <w:t xml:space="preserve"> Gaussian kernels with automatic bandwidth determination based on “</w:t>
      </w:r>
      <w:proofErr w:type="spellStart"/>
      <w:r w:rsidRPr="00F05F7E">
        <w:rPr>
          <w:b w:val="0"/>
          <w:sz w:val="24"/>
          <w:szCs w:val="24"/>
          <w:lang w:val="en-AU"/>
        </w:rPr>
        <w:t>scotts_factor</w:t>
      </w:r>
      <w:proofErr w:type="spellEnd"/>
      <w:r w:rsidRPr="00F05F7E">
        <w:rPr>
          <w:b w:val="0"/>
          <w:sz w:val="24"/>
          <w:szCs w:val="24"/>
          <w:lang w:val="en-AU"/>
        </w:rPr>
        <w:t xml:space="preserve">” formula: </w:t>
      </w:r>
      <w:r w:rsidRPr="00F05F7E">
        <w:rPr>
          <w:b w:val="0"/>
          <w:i/>
          <w:iCs/>
          <w:sz w:val="24"/>
          <w:szCs w:val="24"/>
          <w:lang w:val="en-AU"/>
        </w:rPr>
        <w:t>n</w:t>
      </w:r>
      <w:r w:rsidRPr="00F05F7E">
        <w:rPr>
          <w:b w:val="0"/>
          <w:bCs/>
          <w:i/>
          <w:iCs/>
          <w:sz w:val="24"/>
          <w:szCs w:val="24"/>
          <w:lang w:val="en-AU"/>
        </w:rPr>
        <w:t>*</w:t>
      </w:r>
      <w:proofErr w:type="gramStart"/>
      <w:r w:rsidRPr="00F05F7E">
        <w:rPr>
          <w:b w:val="0"/>
          <w:bCs/>
          <w:i/>
          <w:iCs/>
          <w:sz w:val="24"/>
          <w:szCs w:val="24"/>
          <w:lang w:val="en-AU"/>
        </w:rPr>
        <w:t>*(</w:t>
      </w:r>
      <w:proofErr w:type="gramEnd"/>
      <w:r w:rsidRPr="00F05F7E">
        <w:rPr>
          <w:b w:val="0"/>
          <w:bCs/>
          <w:i/>
          <w:iCs/>
          <w:sz w:val="24"/>
          <w:szCs w:val="24"/>
          <w:lang w:val="en-AU"/>
        </w:rPr>
        <w:t>-1./(</w:t>
      </w:r>
      <w:r w:rsidRPr="00F05F7E">
        <w:rPr>
          <w:b w:val="0"/>
          <w:i/>
          <w:iCs/>
          <w:sz w:val="24"/>
          <w:szCs w:val="24"/>
          <w:lang w:val="en-AU"/>
        </w:rPr>
        <w:t>d</w:t>
      </w:r>
      <w:r w:rsidRPr="00F05F7E">
        <w:rPr>
          <w:b w:val="0"/>
          <w:bCs/>
          <w:i/>
          <w:iCs/>
          <w:sz w:val="24"/>
          <w:szCs w:val="24"/>
          <w:lang w:val="en-AU"/>
        </w:rPr>
        <w:t>+4))</w:t>
      </w:r>
      <w:r>
        <w:rPr>
          <w:b w:val="0"/>
          <w:iCs/>
          <w:sz w:val="24"/>
          <w:szCs w:val="24"/>
          <w:lang w:val="en-AU"/>
        </w:rPr>
        <w:t xml:space="preserve">. </w:t>
      </w:r>
    </w:p>
    <w:p w:rsidR="0021185A" w:rsidRPr="0021185A" w:rsidRDefault="0021185A" w:rsidP="00F05F7E">
      <w:pPr>
        <w:rPr>
          <w:b w:val="0"/>
          <w:iCs/>
          <w:sz w:val="15"/>
          <w:szCs w:val="15"/>
          <w:lang w:val="en-AU"/>
        </w:rPr>
      </w:pPr>
      <w:proofErr w:type="gramStart"/>
      <w:r w:rsidRPr="0021185A">
        <w:rPr>
          <w:b w:val="0"/>
          <w:iCs/>
          <w:sz w:val="15"/>
          <w:szCs w:val="15"/>
          <w:lang w:val="en-AU"/>
        </w:rPr>
        <w:t>(</w:t>
      </w:r>
      <w:r w:rsidRPr="0021185A">
        <w:rPr>
          <w:rFonts w:ascii="Arial" w:hAnsi="Arial" w:cs="Arial"/>
          <w:color w:val="333333"/>
          <w:sz w:val="15"/>
          <w:szCs w:val="15"/>
          <w:shd w:val="clear" w:color="auto" w:fill="FFFFFF"/>
        </w:rPr>
        <w:t xml:space="preserve">D.W. Scott, “Multivariate Density Estimation: Theory, Practice, and Visualization”, John Wiley &amp; Sons, New York, </w:t>
      </w:r>
      <w:proofErr w:type="spellStart"/>
      <w:r w:rsidRPr="0021185A">
        <w:rPr>
          <w:rFonts w:ascii="Arial" w:hAnsi="Arial" w:cs="Arial"/>
          <w:color w:val="333333"/>
          <w:sz w:val="15"/>
          <w:szCs w:val="15"/>
          <w:shd w:val="clear" w:color="auto" w:fill="FFFFFF"/>
        </w:rPr>
        <w:t>Chicester</w:t>
      </w:r>
      <w:proofErr w:type="spellEnd"/>
      <w:r w:rsidRPr="0021185A">
        <w:rPr>
          <w:rFonts w:ascii="Arial" w:hAnsi="Arial" w:cs="Arial"/>
          <w:color w:val="333333"/>
          <w:sz w:val="15"/>
          <w:szCs w:val="15"/>
          <w:shd w:val="clear" w:color="auto" w:fill="FFFFFF"/>
        </w:rPr>
        <w:t>, 1992.)</w:t>
      </w:r>
      <w:proofErr w:type="gramEnd"/>
    </w:p>
    <w:p w:rsidR="00F05F7E" w:rsidRPr="00F05F7E" w:rsidRDefault="00F05F7E" w:rsidP="00F05F7E">
      <w:pPr>
        <w:rPr>
          <w:b w:val="0"/>
          <w:iCs/>
          <w:sz w:val="24"/>
          <w:szCs w:val="24"/>
          <w:lang w:val="en-AU"/>
        </w:rPr>
      </w:pPr>
    </w:p>
    <w:p w:rsidR="00F05F7E" w:rsidRDefault="00F05F7E" w:rsidP="00F05F7E">
      <w:pPr>
        <w:rPr>
          <w:b w:val="0"/>
          <w:i/>
          <w:iCs/>
          <w:sz w:val="24"/>
          <w:szCs w:val="24"/>
          <w:lang w:val="en-AU"/>
        </w:rPr>
      </w:pPr>
    </w:p>
    <w:p w:rsidR="00F05F7E" w:rsidRDefault="00F05F7E" w:rsidP="00F05F7E">
      <w:pPr>
        <w:rPr>
          <w:b w:val="0"/>
          <w:sz w:val="24"/>
          <w:szCs w:val="24"/>
          <w:lang w:val="en-AU"/>
        </w:rPr>
      </w:pPr>
      <w:r w:rsidRPr="00F05F7E">
        <w:rPr>
          <w:b w:val="0"/>
          <w:sz w:val="24"/>
          <w:szCs w:val="24"/>
          <w:lang w:val="en-AU"/>
        </w:rPr>
        <w:drawing>
          <wp:inline distT="0" distB="0" distL="0" distR="0">
            <wp:extent cx="5943600" cy="3234055"/>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7" cstate="print"/>
                    <a:srcRect/>
                    <a:stretch>
                      <a:fillRect/>
                    </a:stretch>
                  </pic:blipFill>
                  <pic:spPr bwMode="auto">
                    <a:xfrm>
                      <a:off x="0" y="0"/>
                      <a:ext cx="5943600" cy="3234055"/>
                    </a:xfrm>
                    <a:prstGeom prst="rect">
                      <a:avLst/>
                    </a:prstGeom>
                    <a:noFill/>
                    <a:ln w="9525">
                      <a:noFill/>
                      <a:miter lim="800000"/>
                      <a:headEnd/>
                      <a:tailEnd/>
                    </a:ln>
                  </pic:spPr>
                </pic:pic>
              </a:graphicData>
            </a:graphic>
          </wp:inline>
        </w:drawing>
      </w:r>
    </w:p>
    <w:p w:rsidR="00F05F7E" w:rsidRDefault="00F05F7E" w:rsidP="00F05F7E">
      <w:pPr>
        <w:rPr>
          <w:b w:val="0"/>
          <w:sz w:val="24"/>
          <w:szCs w:val="24"/>
          <w:lang w:val="en-AU"/>
        </w:rPr>
      </w:pPr>
    </w:p>
    <w:p w:rsidR="00F05F7E" w:rsidRDefault="00F05F7E" w:rsidP="00F05F7E">
      <w:pPr>
        <w:rPr>
          <w:b w:val="0"/>
          <w:sz w:val="24"/>
          <w:szCs w:val="24"/>
          <w:lang w:val="en-AU"/>
        </w:rPr>
      </w:pPr>
      <w:r>
        <w:rPr>
          <w:b w:val="0"/>
          <w:sz w:val="24"/>
          <w:szCs w:val="24"/>
          <w:lang w:val="en-AU"/>
        </w:rPr>
        <w:t>The graph illustrate</w:t>
      </w:r>
      <w:r w:rsidR="0021185A">
        <w:rPr>
          <w:b w:val="0"/>
          <w:sz w:val="24"/>
          <w:szCs w:val="24"/>
          <w:lang w:val="en-AU"/>
        </w:rPr>
        <w:t>s</w:t>
      </w:r>
      <w:r>
        <w:rPr>
          <w:b w:val="0"/>
          <w:sz w:val="24"/>
          <w:szCs w:val="24"/>
          <w:lang w:val="en-AU"/>
        </w:rPr>
        <w:t xml:space="preserve"> th</w:t>
      </w:r>
      <w:r w:rsidR="0021185A">
        <w:rPr>
          <w:b w:val="0"/>
          <w:sz w:val="24"/>
          <w:szCs w:val="24"/>
          <w:lang w:val="en-AU"/>
        </w:rPr>
        <w:t>e probably density for Criminal Incidents, Recorded Offences and Alleged Offenders based on the ten years period.</w:t>
      </w:r>
    </w:p>
    <w:p w:rsidR="0021185A" w:rsidRDefault="0021185A" w:rsidP="00F05F7E">
      <w:pPr>
        <w:rPr>
          <w:b w:val="0"/>
          <w:sz w:val="24"/>
          <w:szCs w:val="24"/>
          <w:lang w:val="en-AU"/>
        </w:rPr>
      </w:pPr>
    </w:p>
    <w:p w:rsidR="0021185A" w:rsidRPr="00F05F7E" w:rsidRDefault="00795D26" w:rsidP="00F05F7E">
      <w:pPr>
        <w:rPr>
          <w:b w:val="0"/>
          <w:sz w:val="24"/>
          <w:szCs w:val="24"/>
          <w:lang w:val="en-AU"/>
        </w:rPr>
      </w:pPr>
      <w:r>
        <w:rPr>
          <w:b w:val="0"/>
          <w:sz w:val="24"/>
          <w:szCs w:val="24"/>
          <w:lang w:val="en-AU"/>
        </w:rPr>
        <w:t xml:space="preserve">The numbers of </w:t>
      </w:r>
      <w:r w:rsidR="0021185A">
        <w:rPr>
          <w:b w:val="0"/>
          <w:sz w:val="24"/>
          <w:szCs w:val="24"/>
          <w:lang w:val="en-AU"/>
        </w:rPr>
        <w:t>Alleged Offenders</w:t>
      </w:r>
      <w:r>
        <w:rPr>
          <w:b w:val="0"/>
          <w:sz w:val="24"/>
          <w:szCs w:val="24"/>
          <w:lang w:val="en-AU"/>
        </w:rPr>
        <w:t xml:space="preserve"> Incidents</w:t>
      </w:r>
      <w:r w:rsidR="0021185A">
        <w:rPr>
          <w:b w:val="0"/>
          <w:sz w:val="24"/>
          <w:szCs w:val="24"/>
          <w:lang w:val="en-AU"/>
        </w:rPr>
        <w:t xml:space="preserve"> were sharply increased </w:t>
      </w:r>
      <w:r>
        <w:rPr>
          <w:b w:val="0"/>
          <w:sz w:val="24"/>
          <w:szCs w:val="24"/>
          <w:lang w:val="en-AU"/>
        </w:rPr>
        <w:t xml:space="preserve">within the bell curve, </w:t>
      </w:r>
      <w:r w:rsidR="0021185A">
        <w:rPr>
          <w:b w:val="0"/>
          <w:sz w:val="24"/>
          <w:szCs w:val="24"/>
          <w:lang w:val="en-AU"/>
        </w:rPr>
        <w:t xml:space="preserve">while Criminal Incidents were </w:t>
      </w:r>
      <w:r>
        <w:rPr>
          <w:b w:val="0"/>
          <w:sz w:val="24"/>
          <w:szCs w:val="24"/>
          <w:lang w:val="en-AU"/>
        </w:rPr>
        <w:t>steady increased</w:t>
      </w:r>
      <w:r w:rsidR="0021185A">
        <w:rPr>
          <w:b w:val="0"/>
          <w:sz w:val="24"/>
          <w:szCs w:val="24"/>
          <w:lang w:val="en-AU"/>
        </w:rPr>
        <w:t xml:space="preserve"> and Recorded Offences were slowly increased</w:t>
      </w:r>
      <w:r w:rsidR="00DB2DDB">
        <w:rPr>
          <w:b w:val="0"/>
          <w:sz w:val="24"/>
          <w:szCs w:val="24"/>
          <w:lang w:val="en-AU"/>
        </w:rPr>
        <w:t xml:space="preserve"> with some outliers</w:t>
      </w:r>
      <w:r>
        <w:rPr>
          <w:b w:val="0"/>
          <w:sz w:val="24"/>
          <w:szCs w:val="24"/>
          <w:lang w:val="en-AU"/>
        </w:rPr>
        <w:t>.</w:t>
      </w:r>
    </w:p>
    <w:p w:rsidR="00F05F7E" w:rsidRPr="00D01A74" w:rsidRDefault="00F05F7E" w:rsidP="00D01A74">
      <w:pPr>
        <w:ind w:left="720"/>
        <w:rPr>
          <w:rFonts w:eastAsiaTheme="minorHAnsi"/>
          <w:color w:val="auto"/>
          <w:sz w:val="24"/>
          <w:szCs w:val="24"/>
          <w:lang w:val="en-AU"/>
        </w:rPr>
      </w:pPr>
    </w:p>
    <w:p w:rsidR="00F05F7E" w:rsidRDefault="00DB2DDB" w:rsidP="00D01A74">
      <w:pPr>
        <w:pStyle w:val="ListParagraph"/>
        <w:numPr>
          <w:ilvl w:val="1"/>
          <w:numId w:val="6"/>
        </w:numPr>
        <w:rPr>
          <w:b/>
          <w:sz w:val="24"/>
          <w:szCs w:val="24"/>
        </w:rPr>
      </w:pPr>
      <w:r w:rsidRPr="00DB2DDB">
        <w:rPr>
          <w:b/>
          <w:sz w:val="24"/>
          <w:szCs w:val="24"/>
        </w:rPr>
        <w:t>Criminal Incidents, Recorded Offences and Alleged Offenders</w:t>
      </w:r>
    </w:p>
    <w:p w:rsidR="00DB2DDB" w:rsidRDefault="00DB2DDB" w:rsidP="00DB2DDB">
      <w:pPr>
        <w:rPr>
          <w:sz w:val="24"/>
          <w:szCs w:val="24"/>
        </w:rPr>
      </w:pPr>
      <w:r w:rsidRPr="00DB2DDB">
        <w:rPr>
          <w:sz w:val="24"/>
          <w:szCs w:val="24"/>
        </w:rPr>
        <w:lastRenderedPageBreak/>
        <w:drawing>
          <wp:inline distT="0" distB="0" distL="0" distR="0">
            <wp:extent cx="6426200" cy="3943350"/>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srcRect/>
                    <a:stretch>
                      <a:fillRect/>
                    </a:stretch>
                  </pic:blipFill>
                  <pic:spPr bwMode="auto">
                    <a:xfrm>
                      <a:off x="0" y="0"/>
                      <a:ext cx="6427386" cy="3944078"/>
                    </a:xfrm>
                    <a:prstGeom prst="rect">
                      <a:avLst/>
                    </a:prstGeom>
                    <a:noFill/>
                    <a:ln w="9525">
                      <a:noFill/>
                      <a:miter lim="800000"/>
                      <a:headEnd/>
                      <a:tailEnd/>
                    </a:ln>
                  </pic:spPr>
                </pic:pic>
              </a:graphicData>
            </a:graphic>
          </wp:inline>
        </w:drawing>
      </w:r>
    </w:p>
    <w:p w:rsidR="00DB2DDB" w:rsidRPr="00976306" w:rsidRDefault="00DB2DDB" w:rsidP="00DB2DDB">
      <w:pPr>
        <w:rPr>
          <w:b w:val="0"/>
          <w:sz w:val="24"/>
          <w:szCs w:val="24"/>
        </w:rPr>
      </w:pPr>
      <w:r w:rsidRPr="00976306">
        <w:rPr>
          <w:b w:val="0"/>
          <w:sz w:val="24"/>
          <w:szCs w:val="24"/>
        </w:rPr>
        <w:t>The graph</w:t>
      </w:r>
      <w:r w:rsidR="00D01A74" w:rsidRPr="00976306">
        <w:rPr>
          <w:b w:val="0"/>
          <w:sz w:val="24"/>
          <w:szCs w:val="24"/>
        </w:rPr>
        <w:t xml:space="preserve"> above</w:t>
      </w:r>
      <w:r w:rsidRPr="00976306">
        <w:rPr>
          <w:b w:val="0"/>
          <w:sz w:val="24"/>
          <w:szCs w:val="24"/>
        </w:rPr>
        <w:t xml:space="preserve"> illustrates the yearly crime data for Criminal Incidents, Alleged Offenders and Recorded Offences.</w:t>
      </w:r>
    </w:p>
    <w:p w:rsidR="00DB2DDB" w:rsidRPr="00976306" w:rsidRDefault="00DB2DDB" w:rsidP="00DB2DDB">
      <w:pPr>
        <w:rPr>
          <w:b w:val="0"/>
          <w:sz w:val="24"/>
          <w:szCs w:val="24"/>
        </w:rPr>
      </w:pPr>
    </w:p>
    <w:p w:rsidR="00DB2DDB" w:rsidRPr="00976306" w:rsidRDefault="00DB2DDB" w:rsidP="00DB2DDB">
      <w:pPr>
        <w:rPr>
          <w:b w:val="0"/>
          <w:sz w:val="24"/>
          <w:szCs w:val="24"/>
        </w:rPr>
      </w:pPr>
      <w:r w:rsidRPr="00976306">
        <w:rPr>
          <w:b w:val="0"/>
          <w:sz w:val="24"/>
          <w:szCs w:val="24"/>
        </w:rPr>
        <w:t>The yearly data volume changes have been calculated in percentage and represent in the table below:</w:t>
      </w:r>
    </w:p>
    <w:tbl>
      <w:tblPr>
        <w:tblW w:w="9923" w:type="dxa"/>
        <w:tblInd w:w="144" w:type="dxa"/>
        <w:tblCellMar>
          <w:left w:w="0" w:type="dxa"/>
          <w:right w:w="0" w:type="dxa"/>
        </w:tblCellMar>
        <w:tblLook w:val="04A0"/>
      </w:tblPr>
      <w:tblGrid>
        <w:gridCol w:w="1220"/>
        <w:gridCol w:w="2466"/>
        <w:gridCol w:w="2410"/>
        <w:gridCol w:w="2268"/>
        <w:gridCol w:w="1559"/>
      </w:tblGrid>
      <w:tr w:rsidR="00DB2DDB" w:rsidRPr="00DB2DDB" w:rsidTr="00D01A74">
        <w:trPr>
          <w:trHeight w:val="525"/>
        </w:trPr>
        <w:tc>
          <w:tcPr>
            <w:tcW w:w="1220"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rsidR="00DB2DDB" w:rsidRPr="00D01A74" w:rsidRDefault="00DB2DDB" w:rsidP="00D01A74">
            <w:pPr>
              <w:spacing w:line="240" w:lineRule="auto"/>
              <w:jc w:val="center"/>
              <w:rPr>
                <w:rFonts w:eastAsia="Times New Roman" w:cstheme="minorHAnsi"/>
                <w:b w:val="0"/>
                <w:color w:val="auto"/>
                <w:sz w:val="24"/>
                <w:szCs w:val="24"/>
              </w:rPr>
            </w:pPr>
            <w:r w:rsidRPr="00D01A74">
              <w:rPr>
                <w:rFonts w:eastAsia="Times New Roman" w:cstheme="minorHAnsi"/>
                <w:bCs/>
                <w:color w:val="FFFFFF"/>
                <w:kern w:val="24"/>
                <w:sz w:val="24"/>
                <w:szCs w:val="24"/>
              </w:rPr>
              <w:t>Year</w:t>
            </w:r>
          </w:p>
        </w:tc>
        <w:tc>
          <w:tcPr>
            <w:tcW w:w="2466"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rsidR="00DB2DDB" w:rsidRPr="00D01A74" w:rsidRDefault="00DB2DDB" w:rsidP="00D01A74">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Criminal Incidents</w:t>
            </w:r>
          </w:p>
        </w:tc>
        <w:tc>
          <w:tcPr>
            <w:tcW w:w="2410"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rsidR="00DB2DDB" w:rsidRPr="00D01A74" w:rsidRDefault="00DB2DDB" w:rsidP="00D01A74">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Recorded Offences</w:t>
            </w:r>
          </w:p>
        </w:tc>
        <w:tc>
          <w:tcPr>
            <w:tcW w:w="2268"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rsidR="00DB2DDB" w:rsidRPr="00D01A74" w:rsidRDefault="00DB2DDB" w:rsidP="00D01A74">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Alleged Offenders</w:t>
            </w:r>
          </w:p>
        </w:tc>
        <w:tc>
          <w:tcPr>
            <w:tcW w:w="1559" w:type="dxa"/>
            <w:tcBorders>
              <w:top w:val="single" w:sz="8" w:space="0" w:color="FFFFFF"/>
              <w:left w:val="single" w:sz="8" w:space="0" w:color="FFFFFF"/>
              <w:bottom w:val="single" w:sz="24" w:space="0" w:color="FFFFFF"/>
              <w:right w:val="single" w:sz="8" w:space="0" w:color="FFFFFF"/>
            </w:tcBorders>
            <w:shd w:val="clear" w:color="auto" w:fill="E78029"/>
            <w:tcMar>
              <w:top w:w="72" w:type="dxa"/>
              <w:left w:w="144" w:type="dxa"/>
              <w:bottom w:w="72" w:type="dxa"/>
              <w:right w:w="144" w:type="dxa"/>
            </w:tcMar>
            <w:vAlign w:val="center"/>
            <w:hideMark/>
          </w:tcPr>
          <w:p w:rsidR="00DB2DDB" w:rsidRPr="00D01A74" w:rsidRDefault="00DB2DDB" w:rsidP="00D01A74">
            <w:pPr>
              <w:spacing w:line="240" w:lineRule="auto"/>
              <w:jc w:val="center"/>
              <w:textAlignment w:val="center"/>
              <w:rPr>
                <w:rFonts w:eastAsia="Times New Roman" w:cstheme="minorHAnsi"/>
                <w:b w:val="0"/>
                <w:color w:val="auto"/>
                <w:sz w:val="24"/>
                <w:szCs w:val="24"/>
              </w:rPr>
            </w:pPr>
            <w:r w:rsidRPr="00D01A74">
              <w:rPr>
                <w:rFonts w:eastAsia="Times New Roman" w:cstheme="minorHAnsi"/>
                <w:bCs/>
                <w:color w:val="FFFFFF"/>
                <w:kern w:val="24"/>
                <w:sz w:val="24"/>
                <w:szCs w:val="24"/>
              </w:rPr>
              <w:t>Population</w:t>
            </w:r>
          </w:p>
        </w:tc>
      </w:tr>
      <w:tr w:rsidR="00DB2DDB" w:rsidRPr="00DB2DDB" w:rsidTr="00D01A74">
        <w:trPr>
          <w:trHeight w:val="148"/>
        </w:trPr>
        <w:tc>
          <w:tcPr>
            <w:tcW w:w="1220"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2012</w:t>
            </w:r>
            <w:r w:rsidRPr="00D01A74">
              <w:rPr>
                <w:rFonts w:eastAsia="Times New Roman" w:cstheme="minorHAnsi"/>
                <w:bCs/>
                <w:color w:val="000000"/>
                <w:kern w:val="24"/>
                <w:sz w:val="24"/>
                <w:szCs w:val="24"/>
              </w:rPr>
              <w:t xml:space="preserve"> </w:t>
            </w:r>
          </w:p>
        </w:tc>
        <w:tc>
          <w:tcPr>
            <w:tcW w:w="2466"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c>
          <w:tcPr>
            <w:tcW w:w="2410"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c>
          <w:tcPr>
            <w:tcW w:w="2268"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c>
          <w:tcPr>
            <w:tcW w:w="1559" w:type="dxa"/>
            <w:tcBorders>
              <w:top w:val="single" w:sz="24"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 xml:space="preserve">(Baseline) </w:t>
            </w:r>
          </w:p>
        </w:tc>
      </w:tr>
      <w:tr w:rsidR="00DB2DDB" w:rsidRPr="00DB2DDB" w:rsidTr="00D01A74">
        <w:trPr>
          <w:trHeight w:val="252"/>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2013</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0.012099</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0.054790</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0.090524</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0.017587</w:t>
            </w:r>
          </w:p>
        </w:tc>
      </w:tr>
      <w:tr w:rsidR="00DB2DDB" w:rsidRPr="00DB2DDB" w:rsidTr="00D01A74">
        <w:trPr>
          <w:trHeight w:val="187"/>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2014</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0.029842</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0.052259</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0.040208</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0.024388</w:t>
            </w:r>
          </w:p>
        </w:tc>
      </w:tr>
      <w:tr w:rsidR="00DB2DDB" w:rsidRPr="00DB2DDB" w:rsidTr="00D01A74">
        <w:trPr>
          <w:trHeight w:val="78"/>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2015</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0.039363</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0.068144</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0.028308</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0.018456</w:t>
            </w:r>
          </w:p>
        </w:tc>
      </w:tr>
      <w:tr w:rsidR="00DB2DDB" w:rsidRPr="00DB2DDB" w:rsidTr="00D01A74">
        <w:trPr>
          <w:trHeight w:val="112"/>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2016</w:t>
            </w:r>
            <w:r w:rsidRPr="00D01A74">
              <w:rPr>
                <w:rFonts w:eastAsia="Times New Roman" w:cstheme="minorHAnsi"/>
                <w:bCs/>
                <w:color w:val="FF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0.141908</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0.116527</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0.084495</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0.021263</w:t>
            </w:r>
          </w:p>
        </w:tc>
      </w:tr>
      <w:tr w:rsidR="00DB2DDB" w:rsidRPr="00DB2DDB" w:rsidTr="00D01A74">
        <w:trPr>
          <w:trHeight w:val="246"/>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2017</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-0.051259</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-0.050605</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0.008406</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0.018048</w:t>
            </w:r>
          </w:p>
        </w:tc>
      </w:tr>
      <w:tr w:rsidR="00DB2DDB" w:rsidRPr="00DB2DDB" w:rsidTr="00D01A74">
        <w:trPr>
          <w:trHeight w:val="216"/>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2018</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-0.018528</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-0.018061</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-0.020907</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0.029002</w:t>
            </w:r>
          </w:p>
        </w:tc>
      </w:tr>
      <w:tr w:rsidR="00DB2DDB" w:rsidRPr="00DB2DDB" w:rsidTr="00D01A74">
        <w:trPr>
          <w:trHeight w:val="172"/>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2019</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0.035609</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0.040722</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0.043626</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0.015371</w:t>
            </w:r>
          </w:p>
        </w:tc>
      </w:tr>
      <w:tr w:rsidR="00DB2DDB" w:rsidRPr="00DB2DDB" w:rsidTr="00D01A74">
        <w:trPr>
          <w:trHeight w:val="78"/>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2020</w:t>
            </w:r>
            <w:r w:rsidRPr="00D01A74">
              <w:rPr>
                <w:rFonts w:eastAsia="Times New Roman" w:cstheme="minorHAnsi"/>
                <w:bCs/>
                <w:color w:val="FF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0.040523</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0.044216</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FF0000"/>
                <w:kern w:val="24"/>
                <w:sz w:val="24"/>
                <w:szCs w:val="24"/>
              </w:rPr>
              <w:t>0.189915</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0.021673</w:t>
            </w:r>
          </w:p>
        </w:tc>
      </w:tr>
      <w:tr w:rsidR="00DB2DDB" w:rsidRPr="00DB2DDB" w:rsidTr="00D01A74">
        <w:trPr>
          <w:trHeight w:val="153"/>
        </w:trPr>
        <w:tc>
          <w:tcPr>
            <w:tcW w:w="122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center"/>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2021</w:t>
            </w:r>
            <w:r w:rsidRPr="00D01A74">
              <w:rPr>
                <w:rFonts w:eastAsia="Times New Roman" w:cstheme="minorHAnsi"/>
                <w:bCs/>
                <w:color w:val="000000"/>
                <w:kern w:val="24"/>
                <w:sz w:val="24"/>
                <w:szCs w:val="24"/>
              </w:rPr>
              <w:t xml:space="preserve"> </w:t>
            </w:r>
          </w:p>
        </w:tc>
        <w:tc>
          <w:tcPr>
            <w:tcW w:w="2466"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-0.131986</w:t>
            </w:r>
          </w:p>
        </w:tc>
        <w:tc>
          <w:tcPr>
            <w:tcW w:w="2410"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-0.100593</w:t>
            </w:r>
          </w:p>
        </w:tc>
        <w:tc>
          <w:tcPr>
            <w:tcW w:w="2268"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-0.105169</w:t>
            </w:r>
          </w:p>
        </w:tc>
        <w:tc>
          <w:tcPr>
            <w:tcW w:w="1559" w:type="dxa"/>
            <w:tcBorders>
              <w:top w:val="single" w:sz="8" w:space="0" w:color="FFFFFF"/>
              <w:left w:val="single" w:sz="8" w:space="0" w:color="FFFFFF"/>
              <w:bottom w:val="single" w:sz="8" w:space="0" w:color="FFFFFF"/>
              <w:right w:val="single" w:sz="8" w:space="0" w:color="FFFFFF"/>
            </w:tcBorders>
            <w:shd w:val="clear" w:color="auto" w:fill="FAEDE8"/>
            <w:tcMar>
              <w:top w:w="72" w:type="dxa"/>
              <w:left w:w="144" w:type="dxa"/>
              <w:bottom w:w="72" w:type="dxa"/>
              <w:right w:w="144" w:type="dxa"/>
            </w:tcMar>
            <w:vAlign w:val="center"/>
            <w:hideMark/>
          </w:tcPr>
          <w:p w:rsidR="00DB2DDB" w:rsidRPr="00D01A74" w:rsidRDefault="00DB2DDB" w:rsidP="00DB2DDB">
            <w:pPr>
              <w:spacing w:line="240" w:lineRule="auto"/>
              <w:jc w:val="right"/>
              <w:textAlignment w:val="center"/>
              <w:rPr>
                <w:rFonts w:eastAsia="Times New Roman" w:cstheme="minorHAnsi"/>
                <w:b w:val="0"/>
                <w:color w:val="auto"/>
                <w:sz w:val="24"/>
                <w:szCs w:val="24"/>
              </w:rPr>
            </w:pPr>
            <w:r w:rsidRPr="00D01A74">
              <w:rPr>
                <w:rFonts w:eastAsia="Times New Roman" w:cstheme="minorHAnsi"/>
                <w:b w:val="0"/>
                <w:color w:val="000000"/>
                <w:kern w:val="24"/>
                <w:sz w:val="24"/>
                <w:szCs w:val="24"/>
              </w:rPr>
              <w:t>-0.007842</w:t>
            </w:r>
          </w:p>
        </w:tc>
      </w:tr>
    </w:tbl>
    <w:p w:rsidR="00D01A74" w:rsidRDefault="00D01A74" w:rsidP="00DB2DDB">
      <w:pPr>
        <w:rPr>
          <w:sz w:val="24"/>
          <w:szCs w:val="24"/>
        </w:rPr>
      </w:pPr>
    </w:p>
    <w:p w:rsidR="00DB2DDB" w:rsidRPr="00976306" w:rsidRDefault="00D01A74" w:rsidP="00DB2DDB">
      <w:pPr>
        <w:rPr>
          <w:b w:val="0"/>
          <w:sz w:val="24"/>
          <w:szCs w:val="24"/>
        </w:rPr>
      </w:pPr>
      <w:r w:rsidRPr="00976306">
        <w:rPr>
          <w:b w:val="0"/>
          <w:sz w:val="24"/>
          <w:szCs w:val="24"/>
        </w:rPr>
        <w:t>According to the data, there is a significant increase in Criminal Incidents (0.14%) and Recorded Offences (0.12%) for year 2016. There is also a big jump in the number of Alleged Offenders incidents in year 2020 with 0.19%.</w:t>
      </w:r>
    </w:p>
    <w:p w:rsidR="00D01A74" w:rsidRDefault="00D01A74" w:rsidP="00DB2DDB">
      <w:pPr>
        <w:rPr>
          <w:sz w:val="24"/>
          <w:szCs w:val="24"/>
        </w:rPr>
      </w:pPr>
    </w:p>
    <w:p w:rsidR="00D01A74" w:rsidRDefault="00D01A74" w:rsidP="00D01A74">
      <w:pPr>
        <w:pStyle w:val="ListParagraph"/>
        <w:numPr>
          <w:ilvl w:val="1"/>
          <w:numId w:val="6"/>
        </w:numPr>
        <w:rPr>
          <w:b/>
          <w:sz w:val="24"/>
          <w:szCs w:val="24"/>
        </w:rPr>
      </w:pPr>
      <w:r w:rsidRPr="00D01A74">
        <w:rPr>
          <w:b/>
          <w:sz w:val="24"/>
          <w:szCs w:val="24"/>
        </w:rPr>
        <w:t>Ten Years Overview Statistics</w:t>
      </w:r>
    </w:p>
    <w:p w:rsidR="00976306" w:rsidRDefault="00976306" w:rsidP="00976306">
      <w:pPr>
        <w:rPr>
          <w:b w:val="0"/>
          <w:sz w:val="24"/>
          <w:szCs w:val="24"/>
        </w:rPr>
      </w:pPr>
      <w:r w:rsidRPr="00976306">
        <w:rPr>
          <w:b w:val="0"/>
          <w:sz w:val="24"/>
          <w:szCs w:val="24"/>
        </w:rPr>
        <w:t xml:space="preserve">The data had been calculate </w:t>
      </w:r>
      <w:r>
        <w:rPr>
          <w:b w:val="0"/>
          <w:sz w:val="24"/>
          <w:szCs w:val="24"/>
        </w:rPr>
        <w:t xml:space="preserve">for its mean, standard deviation with minimum, maximum, first quartile, </w:t>
      </w:r>
      <w:r w:rsidR="00261A66">
        <w:rPr>
          <w:b w:val="0"/>
          <w:sz w:val="24"/>
          <w:szCs w:val="24"/>
        </w:rPr>
        <w:t xml:space="preserve">second quartile (median) and </w:t>
      </w:r>
      <w:r>
        <w:rPr>
          <w:b w:val="0"/>
          <w:sz w:val="24"/>
          <w:szCs w:val="24"/>
        </w:rPr>
        <w:t>third quartile</w:t>
      </w:r>
      <w:r w:rsidR="00261A66">
        <w:rPr>
          <w:b w:val="0"/>
          <w:sz w:val="24"/>
          <w:szCs w:val="24"/>
        </w:rPr>
        <w:t>.</w:t>
      </w:r>
    </w:p>
    <w:p w:rsidR="00976306" w:rsidRDefault="00976306" w:rsidP="00976306">
      <w:pPr>
        <w:rPr>
          <w:b w:val="0"/>
          <w:sz w:val="24"/>
          <w:szCs w:val="24"/>
        </w:rPr>
      </w:pPr>
    </w:p>
    <w:p w:rsidR="00976306" w:rsidRPr="00976306" w:rsidRDefault="00976306" w:rsidP="00976306">
      <w:pPr>
        <w:numPr>
          <w:ilvl w:val="0"/>
          <w:numId w:val="12"/>
        </w:numPr>
        <w:tabs>
          <w:tab w:val="num" w:pos="720"/>
        </w:tabs>
        <w:rPr>
          <w:b w:val="0"/>
          <w:color w:val="0F0D29" w:themeColor="text1"/>
          <w:sz w:val="24"/>
          <w:szCs w:val="24"/>
        </w:rPr>
      </w:pPr>
      <w:r w:rsidRPr="00976306">
        <w:rPr>
          <w:b w:val="0"/>
          <w:color w:val="0F0D29" w:themeColor="text1"/>
          <w:sz w:val="24"/>
          <w:szCs w:val="24"/>
        </w:rPr>
        <w:t>The first quartile (</w:t>
      </w:r>
      <w:r w:rsidRPr="00976306">
        <w:rPr>
          <w:b w:val="0"/>
          <w:i/>
          <w:iCs/>
          <w:color w:val="0F0D29" w:themeColor="text1"/>
          <w:sz w:val="24"/>
          <w:szCs w:val="24"/>
        </w:rPr>
        <w:t>Q</w:t>
      </w:r>
      <w:r w:rsidRPr="00976306">
        <w:rPr>
          <w:b w:val="0"/>
          <w:color w:val="0F0D29" w:themeColor="text1"/>
          <w:sz w:val="24"/>
          <w:szCs w:val="24"/>
          <w:vertAlign w:val="subscript"/>
        </w:rPr>
        <w:t>1</w:t>
      </w:r>
      <w:r w:rsidRPr="00976306">
        <w:rPr>
          <w:b w:val="0"/>
          <w:color w:val="0F0D29" w:themeColor="text1"/>
          <w:sz w:val="24"/>
          <w:szCs w:val="24"/>
        </w:rPr>
        <w:t>) is defined as the middle number between the smallest number (minimum) and the median of the data set. It is also known as the </w:t>
      </w:r>
      <w:r w:rsidRPr="00976306">
        <w:rPr>
          <w:b w:val="0"/>
          <w:i/>
          <w:iCs/>
          <w:color w:val="0F0D29" w:themeColor="text1"/>
          <w:sz w:val="24"/>
          <w:szCs w:val="24"/>
        </w:rPr>
        <w:t>lower</w:t>
      </w:r>
      <w:r w:rsidRPr="00976306">
        <w:rPr>
          <w:b w:val="0"/>
          <w:color w:val="0F0D29" w:themeColor="text1"/>
          <w:sz w:val="24"/>
          <w:szCs w:val="24"/>
        </w:rPr>
        <w:t> or </w:t>
      </w:r>
      <w:r w:rsidRPr="00976306">
        <w:rPr>
          <w:b w:val="0"/>
          <w:i/>
          <w:iCs/>
          <w:color w:val="0F0D29" w:themeColor="text1"/>
          <w:sz w:val="24"/>
          <w:szCs w:val="24"/>
        </w:rPr>
        <w:t>25th empirical</w:t>
      </w:r>
      <w:r w:rsidRPr="00976306">
        <w:rPr>
          <w:b w:val="0"/>
          <w:color w:val="0F0D29" w:themeColor="text1"/>
          <w:sz w:val="24"/>
          <w:szCs w:val="24"/>
        </w:rPr>
        <w:t> quartile, as 25% of the data is below this point.</w:t>
      </w:r>
    </w:p>
    <w:p w:rsidR="00976306" w:rsidRPr="00976306" w:rsidRDefault="00976306" w:rsidP="00976306">
      <w:pPr>
        <w:numPr>
          <w:ilvl w:val="0"/>
          <w:numId w:val="12"/>
        </w:numPr>
        <w:tabs>
          <w:tab w:val="num" w:pos="720"/>
        </w:tabs>
        <w:rPr>
          <w:b w:val="0"/>
          <w:color w:val="0F0D29" w:themeColor="text1"/>
          <w:sz w:val="24"/>
          <w:szCs w:val="24"/>
        </w:rPr>
      </w:pPr>
      <w:r w:rsidRPr="00976306">
        <w:rPr>
          <w:b w:val="0"/>
          <w:color w:val="0F0D29" w:themeColor="text1"/>
          <w:sz w:val="24"/>
          <w:szCs w:val="24"/>
        </w:rPr>
        <w:t>The second quartile (</w:t>
      </w:r>
      <w:r w:rsidRPr="00976306">
        <w:rPr>
          <w:b w:val="0"/>
          <w:i/>
          <w:iCs/>
          <w:color w:val="0F0D29" w:themeColor="text1"/>
          <w:sz w:val="24"/>
          <w:szCs w:val="24"/>
        </w:rPr>
        <w:t>Q</w:t>
      </w:r>
      <w:r w:rsidRPr="00976306">
        <w:rPr>
          <w:b w:val="0"/>
          <w:color w:val="0F0D29" w:themeColor="text1"/>
          <w:sz w:val="24"/>
          <w:szCs w:val="24"/>
          <w:vertAlign w:val="subscript"/>
        </w:rPr>
        <w:t>2</w:t>
      </w:r>
      <w:r w:rsidRPr="00976306">
        <w:rPr>
          <w:b w:val="0"/>
          <w:color w:val="0F0D29" w:themeColor="text1"/>
          <w:sz w:val="24"/>
          <w:szCs w:val="24"/>
        </w:rPr>
        <w:t>) is the median of a data set; thus 50% of the data lies below this point.</w:t>
      </w:r>
    </w:p>
    <w:p w:rsidR="00976306" w:rsidRPr="00976306" w:rsidRDefault="00976306" w:rsidP="00976306">
      <w:pPr>
        <w:numPr>
          <w:ilvl w:val="0"/>
          <w:numId w:val="12"/>
        </w:numPr>
        <w:tabs>
          <w:tab w:val="num" w:pos="720"/>
        </w:tabs>
        <w:rPr>
          <w:b w:val="0"/>
          <w:color w:val="0F0D29" w:themeColor="text1"/>
          <w:sz w:val="24"/>
          <w:szCs w:val="24"/>
        </w:rPr>
      </w:pPr>
      <w:r w:rsidRPr="00976306">
        <w:rPr>
          <w:b w:val="0"/>
          <w:color w:val="0F0D29" w:themeColor="text1"/>
          <w:sz w:val="24"/>
          <w:szCs w:val="24"/>
        </w:rPr>
        <w:t>The third quartile (</w:t>
      </w:r>
      <w:r w:rsidRPr="00976306">
        <w:rPr>
          <w:b w:val="0"/>
          <w:i/>
          <w:iCs/>
          <w:color w:val="0F0D29" w:themeColor="text1"/>
          <w:sz w:val="24"/>
          <w:szCs w:val="24"/>
        </w:rPr>
        <w:t>Q</w:t>
      </w:r>
      <w:r w:rsidRPr="00976306">
        <w:rPr>
          <w:b w:val="0"/>
          <w:color w:val="0F0D29" w:themeColor="text1"/>
          <w:sz w:val="24"/>
          <w:szCs w:val="24"/>
          <w:vertAlign w:val="subscript"/>
        </w:rPr>
        <w:t>3</w:t>
      </w:r>
      <w:r w:rsidRPr="00976306">
        <w:rPr>
          <w:b w:val="0"/>
          <w:color w:val="0F0D29" w:themeColor="text1"/>
          <w:sz w:val="24"/>
          <w:szCs w:val="24"/>
        </w:rPr>
        <w:t>) is the middle value between the median and the highest value (maximum) of the data set. It is known as the </w:t>
      </w:r>
      <w:r w:rsidRPr="00976306">
        <w:rPr>
          <w:b w:val="0"/>
          <w:i/>
          <w:iCs/>
          <w:color w:val="0F0D29" w:themeColor="text1"/>
          <w:sz w:val="24"/>
          <w:szCs w:val="24"/>
        </w:rPr>
        <w:t>upper</w:t>
      </w:r>
      <w:r w:rsidRPr="00976306">
        <w:rPr>
          <w:b w:val="0"/>
          <w:color w:val="0F0D29" w:themeColor="text1"/>
          <w:sz w:val="24"/>
          <w:szCs w:val="24"/>
        </w:rPr>
        <w:t> or </w:t>
      </w:r>
      <w:r w:rsidRPr="00976306">
        <w:rPr>
          <w:b w:val="0"/>
          <w:i/>
          <w:iCs/>
          <w:color w:val="0F0D29" w:themeColor="text1"/>
          <w:sz w:val="24"/>
          <w:szCs w:val="24"/>
        </w:rPr>
        <w:t>75th empirical</w:t>
      </w:r>
      <w:r w:rsidRPr="00976306">
        <w:rPr>
          <w:b w:val="0"/>
          <w:color w:val="0F0D29" w:themeColor="text1"/>
          <w:sz w:val="24"/>
          <w:szCs w:val="24"/>
        </w:rPr>
        <w:t> quartile, as 75% of the data lies below this point</w:t>
      </w:r>
    </w:p>
    <w:p w:rsidR="00976306" w:rsidRPr="00976306" w:rsidRDefault="00976306" w:rsidP="00976306">
      <w:pPr>
        <w:rPr>
          <w:b w:val="0"/>
          <w:sz w:val="24"/>
          <w:szCs w:val="24"/>
        </w:rPr>
      </w:pPr>
    </w:p>
    <w:tbl>
      <w:tblPr>
        <w:tblW w:w="10903" w:type="dxa"/>
        <w:tblCellMar>
          <w:left w:w="0" w:type="dxa"/>
          <w:right w:w="0" w:type="dxa"/>
        </w:tblCellMar>
        <w:tblLook w:val="04A0"/>
      </w:tblPr>
      <w:tblGrid>
        <w:gridCol w:w="1405"/>
        <w:gridCol w:w="1417"/>
        <w:gridCol w:w="1276"/>
        <w:gridCol w:w="1417"/>
        <w:gridCol w:w="1276"/>
        <w:gridCol w:w="1418"/>
        <w:gridCol w:w="1275"/>
        <w:gridCol w:w="1419"/>
      </w:tblGrid>
      <w:tr w:rsidR="00976306" w:rsidRPr="00976306" w:rsidTr="00976306">
        <w:trPr>
          <w:trHeight w:val="870"/>
        </w:trPr>
        <w:tc>
          <w:tcPr>
            <w:tcW w:w="1405"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976306" w:rsidRPr="00976306" w:rsidRDefault="00976306" w:rsidP="00976306">
            <w:pPr>
              <w:rPr>
                <w:rFonts w:cstheme="minorHAnsi"/>
                <w:sz w:val="24"/>
                <w:szCs w:val="24"/>
              </w:rPr>
            </w:pPr>
          </w:p>
        </w:tc>
        <w:tc>
          <w:tcPr>
            <w:tcW w:w="1417"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000000" w:rsidRPr="00976306" w:rsidRDefault="00976306" w:rsidP="00976306">
            <w:pPr>
              <w:jc w:val="center"/>
              <w:rPr>
                <w:rFonts w:cstheme="minorHAnsi"/>
                <w:sz w:val="24"/>
                <w:szCs w:val="24"/>
              </w:rPr>
            </w:pPr>
            <w:r w:rsidRPr="00976306">
              <w:rPr>
                <w:rFonts w:cstheme="minorHAnsi"/>
                <w:bCs/>
                <w:sz w:val="24"/>
                <w:szCs w:val="24"/>
              </w:rPr>
              <w:t>Criminal Incidents</w:t>
            </w:r>
          </w:p>
        </w:tc>
        <w:tc>
          <w:tcPr>
            <w:tcW w:w="1276"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976306" w:rsidRPr="00976306" w:rsidRDefault="00976306" w:rsidP="00976306">
            <w:pPr>
              <w:jc w:val="center"/>
              <w:rPr>
                <w:rFonts w:cstheme="minorHAnsi"/>
                <w:sz w:val="24"/>
                <w:szCs w:val="24"/>
              </w:rPr>
            </w:pPr>
            <w:r w:rsidRPr="00976306">
              <w:rPr>
                <w:rFonts w:cstheme="minorHAnsi"/>
                <w:bCs/>
                <w:sz w:val="24"/>
                <w:szCs w:val="24"/>
              </w:rPr>
              <w:t>Criminal Incidents</w:t>
            </w:r>
          </w:p>
          <w:p w:rsidR="00000000" w:rsidRPr="00976306" w:rsidRDefault="00976306" w:rsidP="00976306">
            <w:pPr>
              <w:jc w:val="center"/>
              <w:rPr>
                <w:rFonts w:cstheme="minorHAnsi"/>
                <w:sz w:val="24"/>
                <w:szCs w:val="24"/>
              </w:rPr>
            </w:pPr>
            <w:r w:rsidRPr="00976306">
              <w:rPr>
                <w:rFonts w:cstheme="minorHAnsi"/>
                <w:bCs/>
                <w:sz w:val="24"/>
                <w:szCs w:val="24"/>
              </w:rPr>
              <w:t>Rate</w:t>
            </w:r>
          </w:p>
        </w:tc>
        <w:tc>
          <w:tcPr>
            <w:tcW w:w="1417"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000000" w:rsidRPr="00976306" w:rsidRDefault="00976306" w:rsidP="00976306">
            <w:pPr>
              <w:jc w:val="center"/>
              <w:rPr>
                <w:rFonts w:cstheme="minorHAnsi"/>
                <w:sz w:val="24"/>
                <w:szCs w:val="24"/>
              </w:rPr>
            </w:pPr>
            <w:r w:rsidRPr="00976306">
              <w:rPr>
                <w:rFonts w:cstheme="minorHAnsi"/>
                <w:bCs/>
                <w:sz w:val="24"/>
                <w:szCs w:val="24"/>
              </w:rPr>
              <w:t>Recorded Offences</w:t>
            </w:r>
          </w:p>
        </w:tc>
        <w:tc>
          <w:tcPr>
            <w:tcW w:w="1276"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976306" w:rsidRPr="00976306" w:rsidRDefault="00976306" w:rsidP="00976306">
            <w:pPr>
              <w:jc w:val="center"/>
              <w:rPr>
                <w:rFonts w:cstheme="minorHAnsi"/>
                <w:sz w:val="24"/>
                <w:szCs w:val="24"/>
              </w:rPr>
            </w:pPr>
            <w:r w:rsidRPr="00976306">
              <w:rPr>
                <w:rFonts w:cstheme="minorHAnsi"/>
                <w:bCs/>
                <w:sz w:val="24"/>
                <w:szCs w:val="24"/>
              </w:rPr>
              <w:t>Recorded Offences</w:t>
            </w:r>
          </w:p>
          <w:p w:rsidR="00000000" w:rsidRPr="00976306" w:rsidRDefault="00976306" w:rsidP="00976306">
            <w:pPr>
              <w:jc w:val="center"/>
              <w:rPr>
                <w:rFonts w:cstheme="minorHAnsi"/>
                <w:sz w:val="24"/>
                <w:szCs w:val="24"/>
              </w:rPr>
            </w:pPr>
            <w:r w:rsidRPr="00976306">
              <w:rPr>
                <w:rFonts w:cstheme="minorHAnsi"/>
                <w:bCs/>
                <w:sz w:val="24"/>
                <w:szCs w:val="24"/>
              </w:rPr>
              <w:t>Rate</w:t>
            </w:r>
          </w:p>
        </w:tc>
        <w:tc>
          <w:tcPr>
            <w:tcW w:w="1418"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000000" w:rsidRPr="00976306" w:rsidRDefault="00976306" w:rsidP="00976306">
            <w:pPr>
              <w:jc w:val="center"/>
              <w:rPr>
                <w:rFonts w:cstheme="minorHAnsi"/>
                <w:sz w:val="24"/>
                <w:szCs w:val="24"/>
              </w:rPr>
            </w:pPr>
            <w:r w:rsidRPr="00976306">
              <w:rPr>
                <w:rFonts w:cstheme="minorHAnsi"/>
                <w:bCs/>
                <w:sz w:val="24"/>
                <w:szCs w:val="24"/>
              </w:rPr>
              <w:t>Alleged Offenders</w:t>
            </w:r>
          </w:p>
        </w:tc>
        <w:tc>
          <w:tcPr>
            <w:tcW w:w="1275"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976306" w:rsidRPr="00976306" w:rsidRDefault="00976306" w:rsidP="00976306">
            <w:pPr>
              <w:jc w:val="center"/>
              <w:rPr>
                <w:sz w:val="24"/>
                <w:szCs w:val="24"/>
              </w:rPr>
            </w:pPr>
            <w:r w:rsidRPr="00976306">
              <w:rPr>
                <w:bCs/>
                <w:sz w:val="24"/>
                <w:szCs w:val="24"/>
              </w:rPr>
              <w:t>Alleged Offenders</w:t>
            </w:r>
          </w:p>
          <w:p w:rsidR="00000000" w:rsidRPr="00976306" w:rsidRDefault="00976306" w:rsidP="00976306">
            <w:pPr>
              <w:jc w:val="center"/>
              <w:rPr>
                <w:sz w:val="24"/>
                <w:szCs w:val="24"/>
              </w:rPr>
            </w:pPr>
            <w:r w:rsidRPr="00976306">
              <w:rPr>
                <w:bCs/>
                <w:sz w:val="24"/>
                <w:szCs w:val="24"/>
              </w:rPr>
              <w:t>Rate</w:t>
            </w:r>
          </w:p>
        </w:tc>
        <w:tc>
          <w:tcPr>
            <w:tcW w:w="1419" w:type="dxa"/>
            <w:tcBorders>
              <w:top w:val="single" w:sz="8" w:space="0" w:color="FFFFFF"/>
              <w:left w:val="single" w:sz="8" w:space="0" w:color="FFFFFF"/>
              <w:bottom w:val="single" w:sz="24" w:space="0" w:color="FFFFFF"/>
              <w:right w:val="single" w:sz="8" w:space="0" w:color="FFFFFF"/>
            </w:tcBorders>
            <w:shd w:val="clear" w:color="auto" w:fill="E78029"/>
            <w:tcMar>
              <w:top w:w="65" w:type="dxa"/>
              <w:left w:w="129" w:type="dxa"/>
              <w:bottom w:w="65" w:type="dxa"/>
              <w:right w:w="129" w:type="dxa"/>
            </w:tcMar>
            <w:vAlign w:val="center"/>
            <w:hideMark/>
          </w:tcPr>
          <w:p w:rsidR="00000000" w:rsidRPr="00976306" w:rsidRDefault="00976306" w:rsidP="00976306">
            <w:pPr>
              <w:jc w:val="center"/>
              <w:rPr>
                <w:sz w:val="24"/>
                <w:szCs w:val="24"/>
              </w:rPr>
            </w:pPr>
            <w:r w:rsidRPr="00976306">
              <w:rPr>
                <w:bCs/>
                <w:sz w:val="24"/>
                <w:szCs w:val="24"/>
              </w:rPr>
              <w:t>Total</w:t>
            </w:r>
          </w:p>
        </w:tc>
      </w:tr>
      <w:tr w:rsidR="00976306" w:rsidRPr="00976306" w:rsidTr="00976306">
        <w:trPr>
          <w:trHeight w:val="373"/>
        </w:trPr>
        <w:tc>
          <w:tcPr>
            <w:tcW w:w="1405"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976306"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count</w:t>
            </w:r>
          </w:p>
          <w:p w:rsidR="00000000"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 xml:space="preserve">(number of years) </w:t>
            </w:r>
          </w:p>
        </w:tc>
        <w:tc>
          <w:tcPr>
            <w:tcW w:w="1417"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276"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417"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276"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418"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275"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c>
          <w:tcPr>
            <w:tcW w:w="1419" w:type="dxa"/>
            <w:tcBorders>
              <w:top w:val="single" w:sz="24"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10.0</w:t>
            </w:r>
          </w:p>
        </w:tc>
      </w:tr>
      <w:tr w:rsidR="0097630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mean</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371,030.6</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23,614.45</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490,620.5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31,240.43</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154,560.7</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9,955.12</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1,016,211.8</w:t>
            </w:r>
          </w:p>
        </w:tc>
      </w:tr>
      <w:tr w:rsidR="0097630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 xml:space="preserve">standard deviation </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29,772.09</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1,304.28</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46,454.24</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1,856.8</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19,499.59</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713.94</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92,297.04</w:t>
            </w:r>
          </w:p>
        </w:tc>
      </w:tr>
      <w:tr w:rsidR="0097630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min</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330,923.0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21,248.43</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408,983.0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28,472.58</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124,409.0</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8,828.47</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864,315.0</w:t>
            </w:r>
          </w:p>
        </w:tc>
      </w:tr>
      <w:tr w:rsidR="0097630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bCs/>
                <w:color w:val="0F0D29" w:themeColor="text1"/>
                <w:sz w:val="24"/>
                <w:szCs w:val="24"/>
              </w:rPr>
              <w:t>1st Quartile - 25%</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347,828.75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23,052.66</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461,668.25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29,749.42</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142,124.75</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9,619.61</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000000" w:rsidRPr="00976306" w:rsidRDefault="00976306" w:rsidP="00261A66">
            <w:pPr>
              <w:jc w:val="right"/>
              <w:rPr>
                <w:rFonts w:cstheme="minorHAnsi"/>
                <w:b w:val="0"/>
                <w:color w:val="0F0D29" w:themeColor="text1"/>
                <w:sz w:val="24"/>
                <w:szCs w:val="24"/>
              </w:rPr>
            </w:pPr>
            <w:r w:rsidRPr="00976306">
              <w:rPr>
                <w:rFonts w:cstheme="minorHAnsi"/>
                <w:b w:val="0"/>
                <w:color w:val="0F0D29" w:themeColor="text1"/>
                <w:sz w:val="24"/>
                <w:szCs w:val="24"/>
              </w:rPr>
              <w:t>952,109.25</w:t>
            </w:r>
          </w:p>
        </w:tc>
      </w:tr>
      <w:tr w:rsidR="00261A6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bCs/>
                <w:color w:val="0F0D29" w:themeColor="text1"/>
                <w:sz w:val="24"/>
                <w:szCs w:val="24"/>
              </w:rPr>
            </w:pPr>
            <w:r w:rsidRPr="00261A66">
              <w:rPr>
                <w:rFonts w:cstheme="minorHAnsi"/>
                <w:b w:val="0"/>
                <w:bCs/>
                <w:color w:val="0F0D29" w:themeColor="text1"/>
                <w:sz w:val="24"/>
                <w:szCs w:val="24"/>
              </w:rPr>
              <w:t>2nd Quartile - 50%</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369,846.0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23,453.34</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498,991.0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31,448.79</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156,385.5</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9,827.37</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261A66" w:rsidRDefault="00261A66" w:rsidP="00261A66">
            <w:pPr>
              <w:pStyle w:val="NormalWeb"/>
              <w:spacing w:before="0" w:beforeAutospacing="0" w:after="0" w:afterAutospacing="0"/>
              <w:jc w:val="right"/>
              <w:textAlignment w:val="center"/>
              <w:rPr>
                <w:rFonts w:asciiTheme="minorHAnsi" w:eastAsiaTheme="minorEastAsia" w:hAnsiTheme="minorHAnsi" w:cstheme="minorHAnsi"/>
                <w:bCs/>
                <w:color w:val="0F0D29" w:themeColor="text1"/>
              </w:rPr>
            </w:pPr>
            <w:r w:rsidRPr="00261A66">
              <w:rPr>
                <w:rFonts w:asciiTheme="minorHAnsi" w:eastAsiaTheme="minorEastAsia" w:hAnsiTheme="minorHAnsi" w:cstheme="minorHAnsi"/>
                <w:bCs/>
                <w:color w:val="0F0D29" w:themeColor="text1"/>
              </w:rPr>
              <w:t>1,031,891.5</w:t>
            </w:r>
          </w:p>
        </w:tc>
      </w:tr>
      <w:tr w:rsidR="00261A6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bCs/>
                <w:color w:val="0F0D29" w:themeColor="text1"/>
                <w:sz w:val="24"/>
                <w:szCs w:val="24"/>
              </w:rPr>
              <w:lastRenderedPageBreak/>
              <w:t>3</w:t>
            </w:r>
            <w:r w:rsidRPr="00976306">
              <w:rPr>
                <w:rFonts w:cstheme="minorHAnsi"/>
                <w:b w:val="0"/>
                <w:bCs/>
                <w:color w:val="0F0D29" w:themeColor="text1"/>
                <w:sz w:val="24"/>
                <w:szCs w:val="24"/>
                <w:vertAlign w:val="superscript"/>
              </w:rPr>
              <w:t>rd</w:t>
            </w:r>
            <w:r w:rsidRPr="00976306">
              <w:rPr>
                <w:rFonts w:cstheme="minorHAnsi"/>
                <w:b w:val="0"/>
                <w:bCs/>
                <w:color w:val="0F0D29" w:themeColor="text1"/>
                <w:sz w:val="24"/>
                <w:szCs w:val="24"/>
              </w:rPr>
              <w:t xml:space="preserve"> Quartile - 75%</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393,172.5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24,177.39</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522,423.75</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32,315.31</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161,301.75</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10,256.3</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1,076,898.0</w:t>
            </w:r>
          </w:p>
        </w:tc>
      </w:tr>
      <w:tr w:rsidR="00261A66" w:rsidRPr="00976306" w:rsidTr="00976306">
        <w:trPr>
          <w:trHeight w:val="652"/>
        </w:trPr>
        <w:tc>
          <w:tcPr>
            <w:tcW w:w="140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bCs/>
                <w:color w:val="0F0D29" w:themeColor="text1"/>
                <w:sz w:val="24"/>
                <w:szCs w:val="24"/>
              </w:rPr>
              <w:t>max</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410,764.0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26,304.42</w:t>
            </w:r>
          </w:p>
        </w:tc>
        <w:tc>
          <w:tcPr>
            <w:tcW w:w="1417"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548,465.0</w:t>
            </w:r>
          </w:p>
        </w:tc>
        <w:tc>
          <w:tcPr>
            <w:tcW w:w="1276"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34,796.25</w:t>
            </w:r>
          </w:p>
        </w:tc>
        <w:tc>
          <w:tcPr>
            <w:tcW w:w="1418"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192,965.0</w:t>
            </w:r>
          </w:p>
        </w:tc>
        <w:tc>
          <w:tcPr>
            <w:tcW w:w="1275"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11,485.34</w:t>
            </w:r>
          </w:p>
        </w:tc>
        <w:tc>
          <w:tcPr>
            <w:tcW w:w="1419" w:type="dxa"/>
            <w:tcBorders>
              <w:top w:val="single" w:sz="8" w:space="0" w:color="FFFFFF"/>
              <w:left w:val="single" w:sz="8" w:space="0" w:color="FFFFFF"/>
              <w:bottom w:val="single" w:sz="8" w:space="0" w:color="FFFFFF"/>
              <w:right w:val="single" w:sz="8" w:space="0" w:color="FFFFFF"/>
            </w:tcBorders>
            <w:shd w:val="clear" w:color="auto" w:fill="FAEDE8"/>
            <w:tcMar>
              <w:top w:w="65" w:type="dxa"/>
              <w:left w:w="129" w:type="dxa"/>
              <w:bottom w:w="65" w:type="dxa"/>
              <w:right w:w="129" w:type="dxa"/>
            </w:tcMar>
            <w:vAlign w:val="center"/>
            <w:hideMark/>
          </w:tcPr>
          <w:p w:rsidR="00261A66" w:rsidRPr="00976306" w:rsidRDefault="00261A66" w:rsidP="00261A66">
            <w:pPr>
              <w:jc w:val="right"/>
              <w:rPr>
                <w:rFonts w:cstheme="minorHAnsi"/>
                <w:b w:val="0"/>
                <w:color w:val="0F0D29" w:themeColor="text1"/>
                <w:sz w:val="24"/>
                <w:szCs w:val="24"/>
              </w:rPr>
            </w:pPr>
            <w:r w:rsidRPr="00976306">
              <w:rPr>
                <w:rFonts w:cstheme="minorHAnsi"/>
                <w:b w:val="0"/>
                <w:color w:val="0F0D29" w:themeColor="text1"/>
                <w:sz w:val="24"/>
                <w:szCs w:val="24"/>
              </w:rPr>
              <w:t>1,152,194.0</w:t>
            </w:r>
          </w:p>
        </w:tc>
      </w:tr>
    </w:tbl>
    <w:p w:rsidR="00976306" w:rsidRDefault="00976306" w:rsidP="00976306">
      <w:pPr>
        <w:rPr>
          <w:sz w:val="24"/>
          <w:szCs w:val="24"/>
        </w:rPr>
      </w:pPr>
    </w:p>
    <w:p w:rsidR="00976306" w:rsidRDefault="00976306" w:rsidP="00976306">
      <w:pPr>
        <w:rPr>
          <w:b w:val="0"/>
          <w:sz w:val="24"/>
          <w:szCs w:val="24"/>
        </w:rPr>
      </w:pPr>
      <w:r>
        <w:rPr>
          <w:b w:val="0"/>
          <w:sz w:val="24"/>
          <w:szCs w:val="24"/>
        </w:rPr>
        <w:t>The findings b</w:t>
      </w:r>
      <w:r w:rsidRPr="00976306">
        <w:rPr>
          <w:b w:val="0"/>
          <w:sz w:val="24"/>
          <w:szCs w:val="24"/>
        </w:rPr>
        <w:t>ased on the observed data</w:t>
      </w:r>
      <w:r>
        <w:rPr>
          <w:b w:val="0"/>
          <w:sz w:val="24"/>
          <w:szCs w:val="24"/>
        </w:rPr>
        <w:t xml:space="preserve"> demonstrate that:</w:t>
      </w:r>
    </w:p>
    <w:p w:rsidR="00000000" w:rsidRPr="00976306" w:rsidRDefault="006C6D32" w:rsidP="00976306">
      <w:pPr>
        <w:pStyle w:val="ListParagraph"/>
        <w:numPr>
          <w:ilvl w:val="0"/>
          <w:numId w:val="10"/>
        </w:numPr>
        <w:rPr>
          <w:sz w:val="24"/>
          <w:szCs w:val="24"/>
          <w:lang w:val="en-US"/>
        </w:rPr>
      </w:pPr>
      <w:r w:rsidRPr="00976306">
        <w:rPr>
          <w:sz w:val="24"/>
          <w:szCs w:val="24"/>
        </w:rPr>
        <w:t>Year 2016 has the highest Crime Incidents (</w:t>
      </w:r>
      <w:r w:rsidRPr="00976306">
        <w:rPr>
          <w:sz w:val="24"/>
          <w:szCs w:val="24"/>
          <w:lang w:val="en-US"/>
        </w:rPr>
        <w:t>26,304 incidents</w:t>
      </w:r>
      <w:r w:rsidRPr="00976306">
        <w:rPr>
          <w:sz w:val="24"/>
          <w:szCs w:val="24"/>
          <w:lang w:val="en-US"/>
        </w:rPr>
        <w:t xml:space="preserve">) </w:t>
      </w:r>
      <w:r w:rsidRPr="00976306">
        <w:rPr>
          <w:sz w:val="24"/>
          <w:szCs w:val="24"/>
        </w:rPr>
        <w:t>and Recorded Offences (</w:t>
      </w:r>
      <w:r w:rsidRPr="00976306">
        <w:rPr>
          <w:sz w:val="24"/>
          <w:szCs w:val="24"/>
          <w:lang w:val="en-US"/>
        </w:rPr>
        <w:t>34,796 offences</w:t>
      </w:r>
      <w:r w:rsidRPr="00976306">
        <w:rPr>
          <w:sz w:val="24"/>
          <w:szCs w:val="24"/>
          <w:lang w:val="en-US"/>
        </w:rPr>
        <w:t>)</w:t>
      </w:r>
      <w:r w:rsidRPr="00976306">
        <w:rPr>
          <w:sz w:val="24"/>
          <w:szCs w:val="24"/>
          <w:lang w:val="en-US"/>
        </w:rPr>
        <w:t xml:space="preserve"> </w:t>
      </w:r>
      <w:r w:rsidRPr="00976306">
        <w:rPr>
          <w:sz w:val="24"/>
          <w:szCs w:val="24"/>
        </w:rPr>
        <w:t>rate per 100,000 population.</w:t>
      </w:r>
    </w:p>
    <w:p w:rsidR="00000000" w:rsidRPr="00976306" w:rsidRDefault="006C6D32" w:rsidP="00976306">
      <w:pPr>
        <w:pStyle w:val="ListParagraph"/>
        <w:numPr>
          <w:ilvl w:val="0"/>
          <w:numId w:val="10"/>
        </w:numPr>
        <w:rPr>
          <w:sz w:val="24"/>
          <w:szCs w:val="24"/>
          <w:lang w:val="en-US"/>
        </w:rPr>
      </w:pPr>
      <w:r w:rsidRPr="00976306">
        <w:rPr>
          <w:sz w:val="24"/>
          <w:szCs w:val="24"/>
        </w:rPr>
        <w:t>Year 2021 has lowest Crime Incidents (</w:t>
      </w:r>
      <w:r w:rsidRPr="00976306">
        <w:rPr>
          <w:sz w:val="24"/>
          <w:szCs w:val="24"/>
          <w:lang w:val="en-US"/>
        </w:rPr>
        <w:t>21,248.43</w:t>
      </w:r>
      <w:r w:rsidRPr="00976306">
        <w:rPr>
          <w:sz w:val="24"/>
          <w:szCs w:val="24"/>
        </w:rPr>
        <w:t xml:space="preserve">) rate per 100,000 </w:t>
      </w:r>
      <w:proofErr w:type="gramStart"/>
      <w:r w:rsidR="00976306">
        <w:rPr>
          <w:sz w:val="24"/>
          <w:szCs w:val="24"/>
        </w:rPr>
        <w:t>population</w:t>
      </w:r>
      <w:proofErr w:type="gramEnd"/>
      <w:r w:rsidRPr="00976306">
        <w:rPr>
          <w:sz w:val="24"/>
          <w:szCs w:val="24"/>
        </w:rPr>
        <w:t>.</w:t>
      </w:r>
      <w:r w:rsidRPr="00976306">
        <w:rPr>
          <w:sz w:val="24"/>
          <w:szCs w:val="24"/>
          <w:lang w:val="en-US"/>
        </w:rPr>
        <w:t xml:space="preserve"> </w:t>
      </w:r>
    </w:p>
    <w:p w:rsidR="00976306" w:rsidRPr="00976306" w:rsidRDefault="00976306" w:rsidP="00976306">
      <w:pPr>
        <w:rPr>
          <w:sz w:val="24"/>
          <w:szCs w:val="24"/>
        </w:rPr>
      </w:pPr>
    </w:p>
    <w:p w:rsidR="00D01A74" w:rsidRDefault="00976306" w:rsidP="00D01A74">
      <w:pPr>
        <w:pStyle w:val="ListParagraph"/>
        <w:numPr>
          <w:ilvl w:val="1"/>
          <w:numId w:val="6"/>
        </w:numPr>
        <w:rPr>
          <w:b/>
          <w:sz w:val="24"/>
          <w:szCs w:val="24"/>
        </w:rPr>
      </w:pPr>
      <w:proofErr w:type="spellStart"/>
      <w:r>
        <w:rPr>
          <w:b/>
          <w:sz w:val="24"/>
          <w:szCs w:val="24"/>
        </w:rPr>
        <w:t>Sdafafd</w:t>
      </w:r>
      <w:proofErr w:type="spellEnd"/>
    </w:p>
    <w:p w:rsidR="00976306" w:rsidRPr="00D01A74" w:rsidRDefault="00976306" w:rsidP="00D01A74">
      <w:pPr>
        <w:pStyle w:val="ListParagraph"/>
        <w:numPr>
          <w:ilvl w:val="1"/>
          <w:numId w:val="6"/>
        </w:numPr>
        <w:rPr>
          <w:b/>
          <w:sz w:val="24"/>
          <w:szCs w:val="24"/>
        </w:rPr>
      </w:pPr>
      <w:proofErr w:type="spellStart"/>
      <w:r>
        <w:rPr>
          <w:b/>
          <w:sz w:val="24"/>
          <w:szCs w:val="24"/>
        </w:rPr>
        <w:t>dafdf</w:t>
      </w:r>
      <w:proofErr w:type="spellEnd"/>
    </w:p>
    <w:sectPr w:rsidR="00976306" w:rsidRPr="00D01A74" w:rsidSect="00D01A74">
      <w:headerReference w:type="default" r:id="rId19"/>
      <w:footerReference w:type="default" r:id="rId20"/>
      <w:pgSz w:w="12240" w:h="15840"/>
      <w:pgMar w:top="720" w:right="1152" w:bottom="568" w:left="1152" w:header="0" w:footer="288" w:gutter="0"/>
      <w:pgNumType w:start="1"/>
      <w:cols w:space="720"/>
      <w:docGrid w:linePitch="38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6D32" w:rsidRDefault="006C6D32">
      <w:r>
        <w:separator/>
      </w:r>
    </w:p>
    <w:p w:rsidR="006C6D32" w:rsidRDefault="006C6D32"/>
  </w:endnote>
  <w:endnote w:type="continuationSeparator" w:id="0">
    <w:p w:rsidR="006C6D32" w:rsidRDefault="006C6D32">
      <w:r>
        <w:continuationSeparator/>
      </w:r>
    </w:p>
    <w:p w:rsidR="006C6D32" w:rsidRDefault="006C6D32"/>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8748919"/>
      <w:docPartObj>
        <w:docPartGallery w:val="Page Numbers (Bottom of Page)"/>
        <w:docPartUnique/>
      </w:docPartObj>
    </w:sdtPr>
    <w:sdtEndPr>
      <w:rPr>
        <w:noProof/>
      </w:rPr>
    </w:sdtEndPr>
    <w:sdtContent>
      <w:p w:rsidR="00DB2DDB" w:rsidRDefault="00DB2DDB">
        <w:pPr>
          <w:pStyle w:val="Footer"/>
          <w:jc w:val="center"/>
        </w:pPr>
        <w:fldSimple w:instr=" PAGE   \* MERGEFORMAT ">
          <w:r w:rsidR="00261A66">
            <w:rPr>
              <w:noProof/>
            </w:rPr>
            <w:t>15</w:t>
          </w:r>
        </w:fldSimple>
      </w:p>
    </w:sdtContent>
  </w:sdt>
  <w:p w:rsidR="00DB2DDB" w:rsidRDefault="00DB2D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6D32" w:rsidRDefault="006C6D32">
      <w:r>
        <w:separator/>
      </w:r>
    </w:p>
    <w:p w:rsidR="006C6D32" w:rsidRDefault="006C6D32"/>
  </w:footnote>
  <w:footnote w:type="continuationSeparator" w:id="0">
    <w:p w:rsidR="006C6D32" w:rsidRDefault="006C6D32">
      <w:r>
        <w:continuationSeparator/>
      </w:r>
    </w:p>
    <w:p w:rsidR="006C6D32" w:rsidRDefault="006C6D3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tblPr>
    <w:tblGrid>
      <w:gridCol w:w="9990"/>
    </w:tblGrid>
    <w:tr w:rsidR="00DB2DDB" w:rsidTr="00D077E9">
      <w:trPr>
        <w:trHeight w:val="978"/>
      </w:trPr>
      <w:tc>
        <w:tcPr>
          <w:tcW w:w="9990" w:type="dxa"/>
          <w:tcBorders>
            <w:top w:val="nil"/>
            <w:left w:val="nil"/>
            <w:bottom w:val="single" w:sz="36" w:space="0" w:color="34ABA2" w:themeColor="accent3"/>
            <w:right w:val="nil"/>
          </w:tcBorders>
        </w:tcPr>
        <w:p w:rsidR="00DB2DDB" w:rsidRDefault="00DB2DDB">
          <w:pPr>
            <w:pStyle w:val="Header"/>
          </w:pPr>
        </w:p>
      </w:tc>
    </w:tr>
  </w:tbl>
  <w:p w:rsidR="00DB2DDB" w:rsidRDefault="00DB2DDB" w:rsidP="00D077E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1F41"/>
    <w:multiLevelType w:val="multilevel"/>
    <w:tmpl w:val="0409001F"/>
    <w:lvl w:ilvl="0">
      <w:start w:val="1"/>
      <w:numFmt w:val="decimal"/>
      <w:lvlText w:val="%1."/>
      <w:lvlJc w:val="left"/>
      <w:pPr>
        <w:ind w:left="360" w:hanging="360"/>
      </w:pPr>
      <w:rPr>
        <w:rFonts w:hint="default"/>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2B1F6C"/>
    <w:multiLevelType w:val="hybridMultilevel"/>
    <w:tmpl w:val="50D43BD4"/>
    <w:lvl w:ilvl="0" w:tplc="8EE8D002">
      <w:start w:val="1"/>
      <w:numFmt w:val="bullet"/>
      <w:lvlText w:val="•"/>
      <w:lvlJc w:val="left"/>
      <w:pPr>
        <w:tabs>
          <w:tab w:val="num" w:pos="720"/>
        </w:tabs>
        <w:ind w:left="720" w:hanging="360"/>
      </w:pPr>
      <w:rPr>
        <w:rFonts w:ascii="Arial" w:hAnsi="Arial" w:hint="default"/>
      </w:rPr>
    </w:lvl>
    <w:lvl w:ilvl="1" w:tplc="7062FF5C" w:tentative="1">
      <w:start w:val="1"/>
      <w:numFmt w:val="bullet"/>
      <w:lvlText w:val="•"/>
      <w:lvlJc w:val="left"/>
      <w:pPr>
        <w:tabs>
          <w:tab w:val="num" w:pos="1440"/>
        </w:tabs>
        <w:ind w:left="1440" w:hanging="360"/>
      </w:pPr>
      <w:rPr>
        <w:rFonts w:ascii="Arial" w:hAnsi="Arial" w:hint="default"/>
      </w:rPr>
    </w:lvl>
    <w:lvl w:ilvl="2" w:tplc="3782FB02" w:tentative="1">
      <w:start w:val="1"/>
      <w:numFmt w:val="bullet"/>
      <w:lvlText w:val="•"/>
      <w:lvlJc w:val="left"/>
      <w:pPr>
        <w:tabs>
          <w:tab w:val="num" w:pos="2160"/>
        </w:tabs>
        <w:ind w:left="2160" w:hanging="360"/>
      </w:pPr>
      <w:rPr>
        <w:rFonts w:ascii="Arial" w:hAnsi="Arial" w:hint="default"/>
      </w:rPr>
    </w:lvl>
    <w:lvl w:ilvl="3" w:tplc="1A5A4C20" w:tentative="1">
      <w:start w:val="1"/>
      <w:numFmt w:val="bullet"/>
      <w:lvlText w:val="•"/>
      <w:lvlJc w:val="left"/>
      <w:pPr>
        <w:tabs>
          <w:tab w:val="num" w:pos="2880"/>
        </w:tabs>
        <w:ind w:left="2880" w:hanging="360"/>
      </w:pPr>
      <w:rPr>
        <w:rFonts w:ascii="Arial" w:hAnsi="Arial" w:hint="default"/>
      </w:rPr>
    </w:lvl>
    <w:lvl w:ilvl="4" w:tplc="EB56FB40" w:tentative="1">
      <w:start w:val="1"/>
      <w:numFmt w:val="bullet"/>
      <w:lvlText w:val="•"/>
      <w:lvlJc w:val="left"/>
      <w:pPr>
        <w:tabs>
          <w:tab w:val="num" w:pos="3600"/>
        </w:tabs>
        <w:ind w:left="3600" w:hanging="360"/>
      </w:pPr>
      <w:rPr>
        <w:rFonts w:ascii="Arial" w:hAnsi="Arial" w:hint="default"/>
      </w:rPr>
    </w:lvl>
    <w:lvl w:ilvl="5" w:tplc="8306044C" w:tentative="1">
      <w:start w:val="1"/>
      <w:numFmt w:val="bullet"/>
      <w:lvlText w:val="•"/>
      <w:lvlJc w:val="left"/>
      <w:pPr>
        <w:tabs>
          <w:tab w:val="num" w:pos="4320"/>
        </w:tabs>
        <w:ind w:left="4320" w:hanging="360"/>
      </w:pPr>
      <w:rPr>
        <w:rFonts w:ascii="Arial" w:hAnsi="Arial" w:hint="default"/>
      </w:rPr>
    </w:lvl>
    <w:lvl w:ilvl="6" w:tplc="4DA40424" w:tentative="1">
      <w:start w:val="1"/>
      <w:numFmt w:val="bullet"/>
      <w:lvlText w:val="•"/>
      <w:lvlJc w:val="left"/>
      <w:pPr>
        <w:tabs>
          <w:tab w:val="num" w:pos="5040"/>
        </w:tabs>
        <w:ind w:left="5040" w:hanging="360"/>
      </w:pPr>
      <w:rPr>
        <w:rFonts w:ascii="Arial" w:hAnsi="Arial" w:hint="default"/>
      </w:rPr>
    </w:lvl>
    <w:lvl w:ilvl="7" w:tplc="1E3060BE" w:tentative="1">
      <w:start w:val="1"/>
      <w:numFmt w:val="bullet"/>
      <w:lvlText w:val="•"/>
      <w:lvlJc w:val="left"/>
      <w:pPr>
        <w:tabs>
          <w:tab w:val="num" w:pos="5760"/>
        </w:tabs>
        <w:ind w:left="5760" w:hanging="360"/>
      </w:pPr>
      <w:rPr>
        <w:rFonts w:ascii="Arial" w:hAnsi="Arial" w:hint="default"/>
      </w:rPr>
    </w:lvl>
    <w:lvl w:ilvl="8" w:tplc="CC046ED8" w:tentative="1">
      <w:start w:val="1"/>
      <w:numFmt w:val="bullet"/>
      <w:lvlText w:val="•"/>
      <w:lvlJc w:val="left"/>
      <w:pPr>
        <w:tabs>
          <w:tab w:val="num" w:pos="6480"/>
        </w:tabs>
        <w:ind w:left="6480" w:hanging="360"/>
      </w:pPr>
      <w:rPr>
        <w:rFonts w:ascii="Arial" w:hAnsi="Arial" w:hint="default"/>
      </w:rPr>
    </w:lvl>
  </w:abstractNum>
  <w:abstractNum w:abstractNumId="2">
    <w:nsid w:val="125F750E"/>
    <w:multiLevelType w:val="hybridMultilevel"/>
    <w:tmpl w:val="C1D23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E810C3"/>
    <w:multiLevelType w:val="hybridMultilevel"/>
    <w:tmpl w:val="59D4B254"/>
    <w:lvl w:ilvl="0" w:tplc="F1B08190">
      <w:start w:val="1"/>
      <w:numFmt w:val="bullet"/>
      <w:lvlText w:val="•"/>
      <w:lvlJc w:val="left"/>
      <w:pPr>
        <w:tabs>
          <w:tab w:val="num" w:pos="720"/>
        </w:tabs>
        <w:ind w:left="720" w:hanging="360"/>
      </w:pPr>
      <w:rPr>
        <w:rFonts w:ascii="Arial" w:hAnsi="Arial" w:hint="default"/>
      </w:rPr>
    </w:lvl>
    <w:lvl w:ilvl="1" w:tplc="EB1672C0" w:tentative="1">
      <w:start w:val="1"/>
      <w:numFmt w:val="bullet"/>
      <w:lvlText w:val="•"/>
      <w:lvlJc w:val="left"/>
      <w:pPr>
        <w:tabs>
          <w:tab w:val="num" w:pos="1440"/>
        </w:tabs>
        <w:ind w:left="1440" w:hanging="360"/>
      </w:pPr>
      <w:rPr>
        <w:rFonts w:ascii="Arial" w:hAnsi="Arial" w:hint="default"/>
      </w:rPr>
    </w:lvl>
    <w:lvl w:ilvl="2" w:tplc="C6E009CC" w:tentative="1">
      <w:start w:val="1"/>
      <w:numFmt w:val="bullet"/>
      <w:lvlText w:val="•"/>
      <w:lvlJc w:val="left"/>
      <w:pPr>
        <w:tabs>
          <w:tab w:val="num" w:pos="2160"/>
        </w:tabs>
        <w:ind w:left="2160" w:hanging="360"/>
      </w:pPr>
      <w:rPr>
        <w:rFonts w:ascii="Arial" w:hAnsi="Arial" w:hint="default"/>
      </w:rPr>
    </w:lvl>
    <w:lvl w:ilvl="3" w:tplc="39B8A99A" w:tentative="1">
      <w:start w:val="1"/>
      <w:numFmt w:val="bullet"/>
      <w:lvlText w:val="•"/>
      <w:lvlJc w:val="left"/>
      <w:pPr>
        <w:tabs>
          <w:tab w:val="num" w:pos="2880"/>
        </w:tabs>
        <w:ind w:left="2880" w:hanging="360"/>
      </w:pPr>
      <w:rPr>
        <w:rFonts w:ascii="Arial" w:hAnsi="Arial" w:hint="default"/>
      </w:rPr>
    </w:lvl>
    <w:lvl w:ilvl="4" w:tplc="19541A04" w:tentative="1">
      <w:start w:val="1"/>
      <w:numFmt w:val="bullet"/>
      <w:lvlText w:val="•"/>
      <w:lvlJc w:val="left"/>
      <w:pPr>
        <w:tabs>
          <w:tab w:val="num" w:pos="3600"/>
        </w:tabs>
        <w:ind w:left="3600" w:hanging="360"/>
      </w:pPr>
      <w:rPr>
        <w:rFonts w:ascii="Arial" w:hAnsi="Arial" w:hint="default"/>
      </w:rPr>
    </w:lvl>
    <w:lvl w:ilvl="5" w:tplc="6088CA6A" w:tentative="1">
      <w:start w:val="1"/>
      <w:numFmt w:val="bullet"/>
      <w:lvlText w:val="•"/>
      <w:lvlJc w:val="left"/>
      <w:pPr>
        <w:tabs>
          <w:tab w:val="num" w:pos="4320"/>
        </w:tabs>
        <w:ind w:left="4320" w:hanging="360"/>
      </w:pPr>
      <w:rPr>
        <w:rFonts w:ascii="Arial" w:hAnsi="Arial" w:hint="default"/>
      </w:rPr>
    </w:lvl>
    <w:lvl w:ilvl="6" w:tplc="E806EB9E" w:tentative="1">
      <w:start w:val="1"/>
      <w:numFmt w:val="bullet"/>
      <w:lvlText w:val="•"/>
      <w:lvlJc w:val="left"/>
      <w:pPr>
        <w:tabs>
          <w:tab w:val="num" w:pos="5040"/>
        </w:tabs>
        <w:ind w:left="5040" w:hanging="360"/>
      </w:pPr>
      <w:rPr>
        <w:rFonts w:ascii="Arial" w:hAnsi="Arial" w:hint="default"/>
      </w:rPr>
    </w:lvl>
    <w:lvl w:ilvl="7" w:tplc="8F84449A" w:tentative="1">
      <w:start w:val="1"/>
      <w:numFmt w:val="bullet"/>
      <w:lvlText w:val="•"/>
      <w:lvlJc w:val="left"/>
      <w:pPr>
        <w:tabs>
          <w:tab w:val="num" w:pos="5760"/>
        </w:tabs>
        <w:ind w:left="5760" w:hanging="360"/>
      </w:pPr>
      <w:rPr>
        <w:rFonts w:ascii="Arial" w:hAnsi="Arial" w:hint="default"/>
      </w:rPr>
    </w:lvl>
    <w:lvl w:ilvl="8" w:tplc="1A94E372" w:tentative="1">
      <w:start w:val="1"/>
      <w:numFmt w:val="bullet"/>
      <w:lvlText w:val="•"/>
      <w:lvlJc w:val="left"/>
      <w:pPr>
        <w:tabs>
          <w:tab w:val="num" w:pos="6480"/>
        </w:tabs>
        <w:ind w:left="6480" w:hanging="360"/>
      </w:pPr>
      <w:rPr>
        <w:rFonts w:ascii="Arial" w:hAnsi="Arial" w:hint="default"/>
      </w:rPr>
    </w:lvl>
  </w:abstractNum>
  <w:abstractNum w:abstractNumId="4">
    <w:nsid w:val="25F261EA"/>
    <w:multiLevelType w:val="hybridMultilevel"/>
    <w:tmpl w:val="1A626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6A15E9"/>
    <w:multiLevelType w:val="hybridMultilevel"/>
    <w:tmpl w:val="97AC2700"/>
    <w:lvl w:ilvl="0" w:tplc="9F76E89A">
      <w:start w:val="1"/>
      <w:numFmt w:val="bullet"/>
      <w:lvlText w:val=""/>
      <w:lvlJc w:val="left"/>
      <w:pPr>
        <w:tabs>
          <w:tab w:val="num" w:pos="720"/>
        </w:tabs>
        <w:ind w:left="720" w:hanging="360"/>
      </w:pPr>
      <w:rPr>
        <w:rFonts w:ascii="Wingdings" w:hAnsi="Wingdings" w:hint="default"/>
      </w:rPr>
    </w:lvl>
    <w:lvl w:ilvl="1" w:tplc="19647064" w:tentative="1">
      <w:start w:val="1"/>
      <w:numFmt w:val="bullet"/>
      <w:lvlText w:val=""/>
      <w:lvlJc w:val="left"/>
      <w:pPr>
        <w:tabs>
          <w:tab w:val="num" w:pos="1440"/>
        </w:tabs>
        <w:ind w:left="1440" w:hanging="360"/>
      </w:pPr>
      <w:rPr>
        <w:rFonts w:ascii="Wingdings" w:hAnsi="Wingdings" w:hint="default"/>
      </w:rPr>
    </w:lvl>
    <w:lvl w:ilvl="2" w:tplc="1FB6EC8A" w:tentative="1">
      <w:start w:val="1"/>
      <w:numFmt w:val="bullet"/>
      <w:lvlText w:val=""/>
      <w:lvlJc w:val="left"/>
      <w:pPr>
        <w:tabs>
          <w:tab w:val="num" w:pos="2160"/>
        </w:tabs>
        <w:ind w:left="2160" w:hanging="360"/>
      </w:pPr>
      <w:rPr>
        <w:rFonts w:ascii="Wingdings" w:hAnsi="Wingdings" w:hint="default"/>
      </w:rPr>
    </w:lvl>
    <w:lvl w:ilvl="3" w:tplc="00FACE80" w:tentative="1">
      <w:start w:val="1"/>
      <w:numFmt w:val="bullet"/>
      <w:lvlText w:val=""/>
      <w:lvlJc w:val="left"/>
      <w:pPr>
        <w:tabs>
          <w:tab w:val="num" w:pos="2880"/>
        </w:tabs>
        <w:ind w:left="2880" w:hanging="360"/>
      </w:pPr>
      <w:rPr>
        <w:rFonts w:ascii="Wingdings" w:hAnsi="Wingdings" w:hint="default"/>
      </w:rPr>
    </w:lvl>
    <w:lvl w:ilvl="4" w:tplc="8604AAB2" w:tentative="1">
      <w:start w:val="1"/>
      <w:numFmt w:val="bullet"/>
      <w:lvlText w:val=""/>
      <w:lvlJc w:val="left"/>
      <w:pPr>
        <w:tabs>
          <w:tab w:val="num" w:pos="3600"/>
        </w:tabs>
        <w:ind w:left="3600" w:hanging="360"/>
      </w:pPr>
      <w:rPr>
        <w:rFonts w:ascii="Wingdings" w:hAnsi="Wingdings" w:hint="default"/>
      </w:rPr>
    </w:lvl>
    <w:lvl w:ilvl="5" w:tplc="0376137E" w:tentative="1">
      <w:start w:val="1"/>
      <w:numFmt w:val="bullet"/>
      <w:lvlText w:val=""/>
      <w:lvlJc w:val="left"/>
      <w:pPr>
        <w:tabs>
          <w:tab w:val="num" w:pos="4320"/>
        </w:tabs>
        <w:ind w:left="4320" w:hanging="360"/>
      </w:pPr>
      <w:rPr>
        <w:rFonts w:ascii="Wingdings" w:hAnsi="Wingdings" w:hint="default"/>
      </w:rPr>
    </w:lvl>
    <w:lvl w:ilvl="6" w:tplc="4EFEF97A" w:tentative="1">
      <w:start w:val="1"/>
      <w:numFmt w:val="bullet"/>
      <w:lvlText w:val=""/>
      <w:lvlJc w:val="left"/>
      <w:pPr>
        <w:tabs>
          <w:tab w:val="num" w:pos="5040"/>
        </w:tabs>
        <w:ind w:left="5040" w:hanging="360"/>
      </w:pPr>
      <w:rPr>
        <w:rFonts w:ascii="Wingdings" w:hAnsi="Wingdings" w:hint="default"/>
      </w:rPr>
    </w:lvl>
    <w:lvl w:ilvl="7" w:tplc="42285888" w:tentative="1">
      <w:start w:val="1"/>
      <w:numFmt w:val="bullet"/>
      <w:lvlText w:val=""/>
      <w:lvlJc w:val="left"/>
      <w:pPr>
        <w:tabs>
          <w:tab w:val="num" w:pos="5760"/>
        </w:tabs>
        <w:ind w:left="5760" w:hanging="360"/>
      </w:pPr>
      <w:rPr>
        <w:rFonts w:ascii="Wingdings" w:hAnsi="Wingdings" w:hint="default"/>
      </w:rPr>
    </w:lvl>
    <w:lvl w:ilvl="8" w:tplc="AE603ACE" w:tentative="1">
      <w:start w:val="1"/>
      <w:numFmt w:val="bullet"/>
      <w:lvlText w:val=""/>
      <w:lvlJc w:val="left"/>
      <w:pPr>
        <w:tabs>
          <w:tab w:val="num" w:pos="6480"/>
        </w:tabs>
        <w:ind w:left="6480" w:hanging="360"/>
      </w:pPr>
      <w:rPr>
        <w:rFonts w:ascii="Wingdings" w:hAnsi="Wingdings" w:hint="default"/>
      </w:rPr>
    </w:lvl>
  </w:abstractNum>
  <w:abstractNum w:abstractNumId="6">
    <w:nsid w:val="3F7C44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9D66BBD"/>
    <w:multiLevelType w:val="multilevel"/>
    <w:tmpl w:val="EDD48A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511A0F43"/>
    <w:multiLevelType w:val="hybridMultilevel"/>
    <w:tmpl w:val="67382C8C"/>
    <w:lvl w:ilvl="0" w:tplc="0C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nsid w:val="7DAC01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DB605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7EF71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3"/>
  </w:num>
  <w:num w:numId="3">
    <w:abstractNumId w:val="1"/>
  </w:num>
  <w:num w:numId="4">
    <w:abstractNumId w:val="0"/>
  </w:num>
  <w:num w:numId="5">
    <w:abstractNumId w:val="4"/>
  </w:num>
  <w:num w:numId="6">
    <w:abstractNumId w:val="10"/>
  </w:num>
  <w:num w:numId="7">
    <w:abstractNumId w:val="11"/>
  </w:num>
  <w:num w:numId="8">
    <w:abstractNumId w:val="9"/>
  </w:num>
  <w:num w:numId="9">
    <w:abstractNumId w:val="6"/>
  </w:num>
  <w:num w:numId="10">
    <w:abstractNumId w:val="2"/>
  </w:num>
  <w:num w:numId="11">
    <w:abstractNumId w:val="5"/>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C01459"/>
    <w:rsid w:val="000073E5"/>
    <w:rsid w:val="00023865"/>
    <w:rsid w:val="0002482E"/>
    <w:rsid w:val="00050324"/>
    <w:rsid w:val="000A0150"/>
    <w:rsid w:val="000A3204"/>
    <w:rsid w:val="000A347E"/>
    <w:rsid w:val="000C6C9F"/>
    <w:rsid w:val="000E63C9"/>
    <w:rsid w:val="000F59FE"/>
    <w:rsid w:val="00106000"/>
    <w:rsid w:val="00130E9D"/>
    <w:rsid w:val="00147316"/>
    <w:rsid w:val="00150A6D"/>
    <w:rsid w:val="0018018B"/>
    <w:rsid w:val="00185B35"/>
    <w:rsid w:val="001F2BC8"/>
    <w:rsid w:val="001F5F6B"/>
    <w:rsid w:val="0021185A"/>
    <w:rsid w:val="00211B82"/>
    <w:rsid w:val="00213D55"/>
    <w:rsid w:val="00243EBC"/>
    <w:rsid w:val="00246A35"/>
    <w:rsid w:val="002505AA"/>
    <w:rsid w:val="00261A66"/>
    <w:rsid w:val="00274045"/>
    <w:rsid w:val="00275845"/>
    <w:rsid w:val="00275916"/>
    <w:rsid w:val="00277873"/>
    <w:rsid w:val="00284348"/>
    <w:rsid w:val="002F51F5"/>
    <w:rsid w:val="00310112"/>
    <w:rsid w:val="00312137"/>
    <w:rsid w:val="00330359"/>
    <w:rsid w:val="0033762F"/>
    <w:rsid w:val="00366C7E"/>
    <w:rsid w:val="00384EA3"/>
    <w:rsid w:val="003A39A1"/>
    <w:rsid w:val="003C2191"/>
    <w:rsid w:val="003D3863"/>
    <w:rsid w:val="003D5C6F"/>
    <w:rsid w:val="004110DE"/>
    <w:rsid w:val="00427410"/>
    <w:rsid w:val="0044085A"/>
    <w:rsid w:val="004616D8"/>
    <w:rsid w:val="00477AF3"/>
    <w:rsid w:val="004B21A5"/>
    <w:rsid w:val="004C58D7"/>
    <w:rsid w:val="004E14BA"/>
    <w:rsid w:val="004F6221"/>
    <w:rsid w:val="005037F0"/>
    <w:rsid w:val="00516A86"/>
    <w:rsid w:val="005275F6"/>
    <w:rsid w:val="00537BAC"/>
    <w:rsid w:val="00572102"/>
    <w:rsid w:val="005918EB"/>
    <w:rsid w:val="005B2DCA"/>
    <w:rsid w:val="005D3DA9"/>
    <w:rsid w:val="005F1BB0"/>
    <w:rsid w:val="00624F95"/>
    <w:rsid w:val="00650FF0"/>
    <w:rsid w:val="00656C4D"/>
    <w:rsid w:val="006A3927"/>
    <w:rsid w:val="006B2C43"/>
    <w:rsid w:val="006B46CC"/>
    <w:rsid w:val="006C6D32"/>
    <w:rsid w:val="006E5716"/>
    <w:rsid w:val="006F7EC6"/>
    <w:rsid w:val="00700B05"/>
    <w:rsid w:val="007052B2"/>
    <w:rsid w:val="0071628A"/>
    <w:rsid w:val="007302B3"/>
    <w:rsid w:val="00730733"/>
    <w:rsid w:val="00730E3A"/>
    <w:rsid w:val="00736AAF"/>
    <w:rsid w:val="00742D48"/>
    <w:rsid w:val="00743195"/>
    <w:rsid w:val="00757209"/>
    <w:rsid w:val="00757574"/>
    <w:rsid w:val="00762BED"/>
    <w:rsid w:val="00765B2A"/>
    <w:rsid w:val="00783A34"/>
    <w:rsid w:val="00785524"/>
    <w:rsid w:val="0079589E"/>
    <w:rsid w:val="00795D26"/>
    <w:rsid w:val="007C6B52"/>
    <w:rsid w:val="007D16C5"/>
    <w:rsid w:val="007E31B3"/>
    <w:rsid w:val="007F53F5"/>
    <w:rsid w:val="00862FE4"/>
    <w:rsid w:val="0086389A"/>
    <w:rsid w:val="0087605E"/>
    <w:rsid w:val="008B1FEE"/>
    <w:rsid w:val="008D1570"/>
    <w:rsid w:val="00903C32"/>
    <w:rsid w:val="00916B16"/>
    <w:rsid w:val="009173B9"/>
    <w:rsid w:val="0092158C"/>
    <w:rsid w:val="00924A48"/>
    <w:rsid w:val="0093335D"/>
    <w:rsid w:val="0093613E"/>
    <w:rsid w:val="00943026"/>
    <w:rsid w:val="00960702"/>
    <w:rsid w:val="00966B81"/>
    <w:rsid w:val="00976306"/>
    <w:rsid w:val="009967E3"/>
    <w:rsid w:val="009C7720"/>
    <w:rsid w:val="00A23AFA"/>
    <w:rsid w:val="00A24D4C"/>
    <w:rsid w:val="00A31B3E"/>
    <w:rsid w:val="00A532F3"/>
    <w:rsid w:val="00A8489E"/>
    <w:rsid w:val="00AC29F3"/>
    <w:rsid w:val="00AF6CCC"/>
    <w:rsid w:val="00B231E5"/>
    <w:rsid w:val="00B317A2"/>
    <w:rsid w:val="00B45D6A"/>
    <w:rsid w:val="00B777BE"/>
    <w:rsid w:val="00B8671E"/>
    <w:rsid w:val="00BA5FF7"/>
    <w:rsid w:val="00BE7313"/>
    <w:rsid w:val="00C01459"/>
    <w:rsid w:val="00C02B87"/>
    <w:rsid w:val="00C02EC1"/>
    <w:rsid w:val="00C31742"/>
    <w:rsid w:val="00C330C3"/>
    <w:rsid w:val="00C4086D"/>
    <w:rsid w:val="00C77F9E"/>
    <w:rsid w:val="00C8625E"/>
    <w:rsid w:val="00CA1896"/>
    <w:rsid w:val="00CB5B28"/>
    <w:rsid w:val="00CC0B0A"/>
    <w:rsid w:val="00CC38BB"/>
    <w:rsid w:val="00CE31A0"/>
    <w:rsid w:val="00CE6CF7"/>
    <w:rsid w:val="00CF5371"/>
    <w:rsid w:val="00D01A74"/>
    <w:rsid w:val="00D0323A"/>
    <w:rsid w:val="00D0559F"/>
    <w:rsid w:val="00D077E9"/>
    <w:rsid w:val="00D42CB7"/>
    <w:rsid w:val="00D5413D"/>
    <w:rsid w:val="00D570A9"/>
    <w:rsid w:val="00D70D02"/>
    <w:rsid w:val="00D770C7"/>
    <w:rsid w:val="00D86945"/>
    <w:rsid w:val="00D90290"/>
    <w:rsid w:val="00DB2DDB"/>
    <w:rsid w:val="00DB5836"/>
    <w:rsid w:val="00DB7DCC"/>
    <w:rsid w:val="00DD152F"/>
    <w:rsid w:val="00DE213F"/>
    <w:rsid w:val="00DF027C"/>
    <w:rsid w:val="00E00A32"/>
    <w:rsid w:val="00E0659B"/>
    <w:rsid w:val="00E22ACD"/>
    <w:rsid w:val="00E30790"/>
    <w:rsid w:val="00E45A08"/>
    <w:rsid w:val="00E5555A"/>
    <w:rsid w:val="00E620B0"/>
    <w:rsid w:val="00E62EF0"/>
    <w:rsid w:val="00E71D01"/>
    <w:rsid w:val="00E81B40"/>
    <w:rsid w:val="00EA1F1C"/>
    <w:rsid w:val="00EA5DD2"/>
    <w:rsid w:val="00EB29A4"/>
    <w:rsid w:val="00EF555B"/>
    <w:rsid w:val="00F027BB"/>
    <w:rsid w:val="00F05F7E"/>
    <w:rsid w:val="00F11DCF"/>
    <w:rsid w:val="00F162EA"/>
    <w:rsid w:val="00F2410A"/>
    <w:rsid w:val="00F52D27"/>
    <w:rsid w:val="00F83527"/>
    <w:rsid w:val="00FA1183"/>
    <w:rsid w:val="00FB7102"/>
    <w:rsid w:val="00FC5668"/>
    <w:rsid w:val="00FD583F"/>
    <w:rsid w:val="00FD7488"/>
    <w:rsid w:val="00FF16B4"/>
  </w:rsids>
  <m:mathPr>
    <m:mathFont m:val="Cambria Math"/>
    <m:brkBin m:val="before"/>
    <m:brkBinSub m:val="--"/>
    <m:smallFrac m:val="off"/>
    <m:dispDef/>
    <m:lMargin m:val="1440"/>
    <m:rMargin m:val="1440"/>
    <m:defJc m:val="centerGroup"/>
    <m:wrapIndent m:val="1440"/>
    <m:intLim m:val="subSup"/>
    <m:naryLim m:val="undOvr"/>
  </m:mathPr>
  <w:attachedSchema w:val="urn:DocumentPartTemplate"/>
  <w:attachedSchema w:val="http://schemas.microsoft.com/temp/sample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7" w:unhideWhenUsed="0" w:qFormat="1"/>
    <w:lsdException w:name="heading 2" w:semiHidden="0" w:uiPriority="4" w:unhideWhenUsed="0" w:qFormat="1"/>
    <w:lsdException w:name="heading 3" w:uiPriority="5"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1" w:unhideWhenUsed="0" w:qFormat="1"/>
    <w:lsdException w:name="Subtitle" w:semiHidden="0" w:uiPriority="5"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46CC"/>
    <w:rPr>
      <w:rFonts w:ascii="Tahoma" w:hAnsi="Tahoma" w:cs="Tahoma"/>
      <w:sz w:val="16"/>
      <w:szCs w:val="16"/>
    </w:rPr>
  </w:style>
  <w:style w:type="character" w:customStyle="1" w:styleId="BalloonTextChar">
    <w:name w:val="Balloon Text Char"/>
    <w:basedOn w:val="DefaultParagraphFont"/>
    <w:link w:val="BalloonText"/>
    <w:uiPriority w:val="99"/>
    <w:semiHidden/>
    <w:rsid w:val="006B46CC"/>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EB29A4"/>
    <w:pPr>
      <w:spacing w:after="160" w:line="259" w:lineRule="auto"/>
      <w:ind w:left="720"/>
      <w:contextualSpacing/>
    </w:pPr>
    <w:rPr>
      <w:rFonts w:eastAsiaTheme="minorHAnsi"/>
      <w:b w:val="0"/>
      <w:color w:val="auto"/>
      <w:sz w:val="22"/>
      <w:lang w:val="en-AU"/>
    </w:rPr>
  </w:style>
  <w:style w:type="character" w:customStyle="1" w:styleId="c-messageattachmentauthorname">
    <w:name w:val="c-message_attachment__author_name"/>
    <w:basedOn w:val="DefaultParagraphFont"/>
    <w:rsid w:val="00147316"/>
  </w:style>
  <w:style w:type="character" w:styleId="Hyperlink">
    <w:name w:val="Hyperlink"/>
    <w:basedOn w:val="DefaultParagraphFont"/>
    <w:uiPriority w:val="99"/>
    <w:unhideWhenUsed/>
    <w:rsid w:val="00976306"/>
    <w:rPr>
      <w:color w:val="3592CF" w:themeColor="hyperlink"/>
      <w:u w:val="single"/>
    </w:rPr>
  </w:style>
  <w:style w:type="paragraph" w:styleId="NormalWeb">
    <w:name w:val="Normal (Web)"/>
    <w:basedOn w:val="Normal"/>
    <w:uiPriority w:val="99"/>
    <w:unhideWhenUsed/>
    <w:rsid w:val="00261A66"/>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r="http://schemas.openxmlformats.org/officeDocument/2006/relationships" xmlns:w="http://schemas.openxmlformats.org/wordprocessingml/2006/main">
  <w:divs>
    <w:div w:id="190538054">
      <w:bodyDiv w:val="1"/>
      <w:marLeft w:val="0"/>
      <w:marRight w:val="0"/>
      <w:marTop w:val="0"/>
      <w:marBottom w:val="0"/>
      <w:divBdr>
        <w:top w:val="none" w:sz="0" w:space="0" w:color="auto"/>
        <w:left w:val="none" w:sz="0" w:space="0" w:color="auto"/>
        <w:bottom w:val="none" w:sz="0" w:space="0" w:color="auto"/>
        <w:right w:val="none" w:sz="0" w:space="0" w:color="auto"/>
      </w:divBdr>
    </w:div>
    <w:div w:id="199976832">
      <w:bodyDiv w:val="1"/>
      <w:marLeft w:val="0"/>
      <w:marRight w:val="0"/>
      <w:marTop w:val="0"/>
      <w:marBottom w:val="0"/>
      <w:divBdr>
        <w:top w:val="none" w:sz="0" w:space="0" w:color="auto"/>
        <w:left w:val="none" w:sz="0" w:space="0" w:color="auto"/>
        <w:bottom w:val="none" w:sz="0" w:space="0" w:color="auto"/>
        <w:right w:val="none" w:sz="0" w:space="0" w:color="auto"/>
      </w:divBdr>
    </w:div>
    <w:div w:id="204369066">
      <w:bodyDiv w:val="1"/>
      <w:marLeft w:val="0"/>
      <w:marRight w:val="0"/>
      <w:marTop w:val="0"/>
      <w:marBottom w:val="0"/>
      <w:divBdr>
        <w:top w:val="none" w:sz="0" w:space="0" w:color="auto"/>
        <w:left w:val="none" w:sz="0" w:space="0" w:color="auto"/>
        <w:bottom w:val="none" w:sz="0" w:space="0" w:color="auto"/>
        <w:right w:val="none" w:sz="0" w:space="0" w:color="auto"/>
      </w:divBdr>
    </w:div>
    <w:div w:id="233006897">
      <w:bodyDiv w:val="1"/>
      <w:marLeft w:val="0"/>
      <w:marRight w:val="0"/>
      <w:marTop w:val="0"/>
      <w:marBottom w:val="0"/>
      <w:divBdr>
        <w:top w:val="none" w:sz="0" w:space="0" w:color="auto"/>
        <w:left w:val="none" w:sz="0" w:space="0" w:color="auto"/>
        <w:bottom w:val="none" w:sz="0" w:space="0" w:color="auto"/>
        <w:right w:val="none" w:sz="0" w:space="0" w:color="auto"/>
      </w:divBdr>
      <w:divsChild>
        <w:div w:id="1591155052">
          <w:marLeft w:val="446"/>
          <w:marRight w:val="0"/>
          <w:marTop w:val="0"/>
          <w:marBottom w:val="0"/>
          <w:divBdr>
            <w:top w:val="none" w:sz="0" w:space="0" w:color="auto"/>
            <w:left w:val="none" w:sz="0" w:space="0" w:color="auto"/>
            <w:bottom w:val="none" w:sz="0" w:space="0" w:color="auto"/>
            <w:right w:val="none" w:sz="0" w:space="0" w:color="auto"/>
          </w:divBdr>
        </w:div>
        <w:div w:id="422071640">
          <w:marLeft w:val="446"/>
          <w:marRight w:val="0"/>
          <w:marTop w:val="0"/>
          <w:marBottom w:val="0"/>
          <w:divBdr>
            <w:top w:val="none" w:sz="0" w:space="0" w:color="auto"/>
            <w:left w:val="none" w:sz="0" w:space="0" w:color="auto"/>
            <w:bottom w:val="none" w:sz="0" w:space="0" w:color="auto"/>
            <w:right w:val="none" w:sz="0" w:space="0" w:color="auto"/>
          </w:divBdr>
        </w:div>
        <w:div w:id="1889148020">
          <w:marLeft w:val="446"/>
          <w:marRight w:val="0"/>
          <w:marTop w:val="0"/>
          <w:marBottom w:val="0"/>
          <w:divBdr>
            <w:top w:val="none" w:sz="0" w:space="0" w:color="auto"/>
            <w:left w:val="none" w:sz="0" w:space="0" w:color="auto"/>
            <w:bottom w:val="none" w:sz="0" w:space="0" w:color="auto"/>
            <w:right w:val="none" w:sz="0" w:space="0" w:color="auto"/>
          </w:divBdr>
        </w:div>
      </w:divsChild>
    </w:div>
    <w:div w:id="434593505">
      <w:bodyDiv w:val="1"/>
      <w:marLeft w:val="0"/>
      <w:marRight w:val="0"/>
      <w:marTop w:val="0"/>
      <w:marBottom w:val="0"/>
      <w:divBdr>
        <w:top w:val="none" w:sz="0" w:space="0" w:color="auto"/>
        <w:left w:val="none" w:sz="0" w:space="0" w:color="auto"/>
        <w:bottom w:val="none" w:sz="0" w:space="0" w:color="auto"/>
        <w:right w:val="none" w:sz="0" w:space="0" w:color="auto"/>
      </w:divBdr>
    </w:div>
    <w:div w:id="587077536">
      <w:bodyDiv w:val="1"/>
      <w:marLeft w:val="0"/>
      <w:marRight w:val="0"/>
      <w:marTop w:val="0"/>
      <w:marBottom w:val="0"/>
      <w:divBdr>
        <w:top w:val="none" w:sz="0" w:space="0" w:color="auto"/>
        <w:left w:val="none" w:sz="0" w:space="0" w:color="auto"/>
        <w:bottom w:val="none" w:sz="0" w:space="0" w:color="auto"/>
        <w:right w:val="none" w:sz="0" w:space="0" w:color="auto"/>
      </w:divBdr>
    </w:div>
    <w:div w:id="722214752">
      <w:bodyDiv w:val="1"/>
      <w:marLeft w:val="0"/>
      <w:marRight w:val="0"/>
      <w:marTop w:val="0"/>
      <w:marBottom w:val="0"/>
      <w:divBdr>
        <w:top w:val="none" w:sz="0" w:space="0" w:color="auto"/>
        <w:left w:val="none" w:sz="0" w:space="0" w:color="auto"/>
        <w:bottom w:val="none" w:sz="0" w:space="0" w:color="auto"/>
        <w:right w:val="none" w:sz="0" w:space="0" w:color="auto"/>
      </w:divBdr>
    </w:div>
    <w:div w:id="890726344">
      <w:bodyDiv w:val="1"/>
      <w:marLeft w:val="0"/>
      <w:marRight w:val="0"/>
      <w:marTop w:val="0"/>
      <w:marBottom w:val="0"/>
      <w:divBdr>
        <w:top w:val="none" w:sz="0" w:space="0" w:color="auto"/>
        <w:left w:val="none" w:sz="0" w:space="0" w:color="auto"/>
        <w:bottom w:val="none" w:sz="0" w:space="0" w:color="auto"/>
        <w:right w:val="none" w:sz="0" w:space="0" w:color="auto"/>
      </w:divBdr>
    </w:div>
    <w:div w:id="978724607">
      <w:bodyDiv w:val="1"/>
      <w:marLeft w:val="0"/>
      <w:marRight w:val="0"/>
      <w:marTop w:val="0"/>
      <w:marBottom w:val="0"/>
      <w:divBdr>
        <w:top w:val="none" w:sz="0" w:space="0" w:color="auto"/>
        <w:left w:val="none" w:sz="0" w:space="0" w:color="auto"/>
        <w:bottom w:val="none" w:sz="0" w:space="0" w:color="auto"/>
        <w:right w:val="none" w:sz="0" w:space="0" w:color="auto"/>
      </w:divBdr>
    </w:div>
    <w:div w:id="990989385">
      <w:bodyDiv w:val="1"/>
      <w:marLeft w:val="0"/>
      <w:marRight w:val="0"/>
      <w:marTop w:val="0"/>
      <w:marBottom w:val="0"/>
      <w:divBdr>
        <w:top w:val="none" w:sz="0" w:space="0" w:color="auto"/>
        <w:left w:val="none" w:sz="0" w:space="0" w:color="auto"/>
        <w:bottom w:val="none" w:sz="0" w:space="0" w:color="auto"/>
        <w:right w:val="none" w:sz="0" w:space="0" w:color="auto"/>
      </w:divBdr>
    </w:div>
    <w:div w:id="1110473180">
      <w:bodyDiv w:val="1"/>
      <w:marLeft w:val="0"/>
      <w:marRight w:val="0"/>
      <w:marTop w:val="0"/>
      <w:marBottom w:val="0"/>
      <w:divBdr>
        <w:top w:val="none" w:sz="0" w:space="0" w:color="auto"/>
        <w:left w:val="none" w:sz="0" w:space="0" w:color="auto"/>
        <w:bottom w:val="none" w:sz="0" w:space="0" w:color="auto"/>
        <w:right w:val="none" w:sz="0" w:space="0" w:color="auto"/>
      </w:divBdr>
    </w:div>
    <w:div w:id="1224029694">
      <w:bodyDiv w:val="1"/>
      <w:marLeft w:val="0"/>
      <w:marRight w:val="0"/>
      <w:marTop w:val="0"/>
      <w:marBottom w:val="0"/>
      <w:divBdr>
        <w:top w:val="none" w:sz="0" w:space="0" w:color="auto"/>
        <w:left w:val="none" w:sz="0" w:space="0" w:color="auto"/>
        <w:bottom w:val="none" w:sz="0" w:space="0" w:color="auto"/>
        <w:right w:val="none" w:sz="0" w:space="0" w:color="auto"/>
      </w:divBdr>
      <w:divsChild>
        <w:div w:id="1379889044">
          <w:marLeft w:val="446"/>
          <w:marRight w:val="0"/>
          <w:marTop w:val="0"/>
          <w:marBottom w:val="0"/>
          <w:divBdr>
            <w:top w:val="none" w:sz="0" w:space="0" w:color="auto"/>
            <w:left w:val="none" w:sz="0" w:space="0" w:color="auto"/>
            <w:bottom w:val="none" w:sz="0" w:space="0" w:color="auto"/>
            <w:right w:val="none" w:sz="0" w:space="0" w:color="auto"/>
          </w:divBdr>
        </w:div>
        <w:div w:id="1128626644">
          <w:marLeft w:val="446"/>
          <w:marRight w:val="0"/>
          <w:marTop w:val="0"/>
          <w:marBottom w:val="0"/>
          <w:divBdr>
            <w:top w:val="none" w:sz="0" w:space="0" w:color="auto"/>
            <w:left w:val="none" w:sz="0" w:space="0" w:color="auto"/>
            <w:bottom w:val="none" w:sz="0" w:space="0" w:color="auto"/>
            <w:right w:val="none" w:sz="0" w:space="0" w:color="auto"/>
          </w:divBdr>
        </w:div>
        <w:div w:id="1569264071">
          <w:marLeft w:val="446"/>
          <w:marRight w:val="0"/>
          <w:marTop w:val="0"/>
          <w:marBottom w:val="0"/>
          <w:divBdr>
            <w:top w:val="none" w:sz="0" w:space="0" w:color="auto"/>
            <w:left w:val="none" w:sz="0" w:space="0" w:color="auto"/>
            <w:bottom w:val="none" w:sz="0" w:space="0" w:color="auto"/>
            <w:right w:val="none" w:sz="0" w:space="0" w:color="auto"/>
          </w:divBdr>
        </w:div>
        <w:div w:id="390932201">
          <w:marLeft w:val="446"/>
          <w:marRight w:val="0"/>
          <w:marTop w:val="0"/>
          <w:marBottom w:val="0"/>
          <w:divBdr>
            <w:top w:val="none" w:sz="0" w:space="0" w:color="auto"/>
            <w:left w:val="none" w:sz="0" w:space="0" w:color="auto"/>
            <w:bottom w:val="none" w:sz="0" w:space="0" w:color="auto"/>
            <w:right w:val="none" w:sz="0" w:space="0" w:color="auto"/>
          </w:divBdr>
        </w:div>
      </w:divsChild>
    </w:div>
    <w:div w:id="1337346092">
      <w:bodyDiv w:val="1"/>
      <w:marLeft w:val="0"/>
      <w:marRight w:val="0"/>
      <w:marTop w:val="0"/>
      <w:marBottom w:val="0"/>
      <w:divBdr>
        <w:top w:val="none" w:sz="0" w:space="0" w:color="auto"/>
        <w:left w:val="none" w:sz="0" w:space="0" w:color="auto"/>
        <w:bottom w:val="none" w:sz="0" w:space="0" w:color="auto"/>
        <w:right w:val="none" w:sz="0" w:space="0" w:color="auto"/>
      </w:divBdr>
    </w:div>
    <w:div w:id="1467237724">
      <w:bodyDiv w:val="1"/>
      <w:marLeft w:val="0"/>
      <w:marRight w:val="0"/>
      <w:marTop w:val="0"/>
      <w:marBottom w:val="0"/>
      <w:divBdr>
        <w:top w:val="none" w:sz="0" w:space="0" w:color="auto"/>
        <w:left w:val="none" w:sz="0" w:space="0" w:color="auto"/>
        <w:bottom w:val="none" w:sz="0" w:space="0" w:color="auto"/>
        <w:right w:val="none" w:sz="0" w:space="0" w:color="auto"/>
      </w:divBdr>
    </w:div>
    <w:div w:id="1645310507">
      <w:bodyDiv w:val="1"/>
      <w:marLeft w:val="0"/>
      <w:marRight w:val="0"/>
      <w:marTop w:val="0"/>
      <w:marBottom w:val="0"/>
      <w:divBdr>
        <w:top w:val="none" w:sz="0" w:space="0" w:color="auto"/>
        <w:left w:val="none" w:sz="0" w:space="0" w:color="auto"/>
        <w:bottom w:val="none" w:sz="0" w:space="0" w:color="auto"/>
        <w:right w:val="none" w:sz="0" w:space="0" w:color="auto"/>
      </w:divBdr>
    </w:div>
    <w:div w:id="1993018518">
      <w:bodyDiv w:val="1"/>
      <w:marLeft w:val="0"/>
      <w:marRight w:val="0"/>
      <w:marTop w:val="0"/>
      <w:marBottom w:val="0"/>
      <w:divBdr>
        <w:top w:val="none" w:sz="0" w:space="0" w:color="auto"/>
        <w:left w:val="none" w:sz="0" w:space="0" w:color="auto"/>
        <w:bottom w:val="none" w:sz="0" w:space="0" w:color="auto"/>
        <w:right w:val="none" w:sz="0" w:space="0" w:color="auto"/>
      </w:divBdr>
    </w:div>
    <w:div w:id="200947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Local\Microsoft\Office\16.0\DTS\en-US%7b522515AA-3FEC-4BF3-A9DE-30A897760E5C%7d\%7b4D667DDC-BE40-4C48-AEA7-9FC40CAE9D1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1FC205900A84C24A2C65D7AE5E84FFE"/>
        <w:category>
          <w:name w:val="General"/>
          <w:gallery w:val="placeholder"/>
        </w:category>
        <w:types>
          <w:type w:val="bbPlcHdr"/>
        </w:types>
        <w:behaviors>
          <w:behavior w:val="content"/>
        </w:behaviors>
        <w:guid w:val="{FBB2AC16-6705-47A6-8D6A-FEDFE12A22AB}"/>
      </w:docPartPr>
      <w:docPartBody>
        <w:p w:rsidR="00287F54" w:rsidRDefault="00205E42">
          <w:pPr>
            <w:pStyle w:val="01FC205900A84C24A2C65D7AE5E84FFE"/>
          </w:pPr>
          <w:r w:rsidRPr="00D86945">
            <w:rPr>
              <w:rStyle w:val="SubtitleChar"/>
              <w:b/>
            </w:rPr>
            <w:fldChar w:fldCharType="begin"/>
          </w:r>
          <w:r w:rsidR="0022611B" w:rsidRPr="00D86945">
            <w:rPr>
              <w:rStyle w:val="SubtitleChar"/>
            </w:rPr>
            <w:instrText xml:space="preserve"> DATE  \@ "MMMM d"  \* MERGEFORMAT </w:instrText>
          </w:r>
          <w:r w:rsidRPr="00D86945">
            <w:rPr>
              <w:rStyle w:val="SubtitleChar"/>
              <w:b/>
            </w:rPr>
            <w:fldChar w:fldCharType="separate"/>
          </w:r>
          <w:r w:rsidR="0022611B">
            <w:rPr>
              <w:rStyle w:val="SubtitleChar"/>
            </w:rPr>
            <w:t>December 29</w:t>
          </w:r>
          <w:r w:rsidRPr="00D86945">
            <w:rPr>
              <w:rStyle w:val="SubtitleChar"/>
              <w:b/>
            </w:rPr>
            <w:fldChar w:fldCharType="end"/>
          </w:r>
        </w:p>
      </w:docPartBody>
    </w:docPart>
    <w:docPart>
      <w:docPartPr>
        <w:name w:val="6AED267577EF493FA422BEBD574ED1FC"/>
        <w:category>
          <w:name w:val="General"/>
          <w:gallery w:val="placeholder"/>
        </w:category>
        <w:types>
          <w:type w:val="bbPlcHdr"/>
        </w:types>
        <w:behaviors>
          <w:behavior w:val="content"/>
        </w:behaviors>
        <w:guid w:val="{0CA94B91-FC26-4F04-86FB-025551A7D515}"/>
      </w:docPartPr>
      <w:docPartBody>
        <w:p w:rsidR="00287F54" w:rsidRDefault="0022611B">
          <w:pPr>
            <w:pStyle w:val="6AED267577EF493FA422BEBD574ED1FC"/>
          </w:pPr>
          <w:r>
            <w:t>COMPANY NAME</w:t>
          </w:r>
        </w:p>
      </w:docPartBody>
    </w:docPart>
    <w:docPart>
      <w:docPartPr>
        <w:name w:val="A3A7F37CB1E841CC816F404B851ED7FC"/>
        <w:category>
          <w:name w:val="General"/>
          <w:gallery w:val="placeholder"/>
        </w:category>
        <w:types>
          <w:type w:val="bbPlcHdr"/>
        </w:types>
        <w:behaviors>
          <w:behavior w:val="content"/>
        </w:behaviors>
        <w:guid w:val="{B8C38409-AD2E-4F53-8AC4-436EE2BAEC74}"/>
      </w:docPartPr>
      <w:docPartBody>
        <w:p w:rsidR="00287F54" w:rsidRDefault="0022611B">
          <w:pPr>
            <w:pStyle w:val="A3A7F37CB1E841CC816F404B851ED7FC"/>
          </w:pPr>
          <w:r>
            <w:t>Your Name</w:t>
          </w:r>
        </w:p>
      </w:docPartBody>
    </w:docPart>
    <w:docPart>
      <w:docPartPr>
        <w:name w:val="83598929559942CAADA08DC921BCD3F1"/>
        <w:category>
          <w:name w:val="General"/>
          <w:gallery w:val="placeholder"/>
        </w:category>
        <w:types>
          <w:type w:val="bbPlcHdr"/>
        </w:types>
        <w:behaviors>
          <w:behavior w:val="content"/>
        </w:behaviors>
        <w:guid w:val="{83F6A913-E39D-4662-92E3-E4B2D2CA0013}"/>
      </w:docPartPr>
      <w:docPartBody>
        <w:p w:rsidR="00287F54" w:rsidRDefault="0022611B">
          <w:pPr>
            <w:pStyle w:val="83598929559942CAADA08DC921BCD3F1"/>
          </w:pPr>
          <w:r w:rsidRPr="00DF027C">
            <w:t>Subtitle Text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2611B"/>
    <w:rsid w:val="001E4C34"/>
    <w:rsid w:val="00205E42"/>
    <w:rsid w:val="0022611B"/>
    <w:rsid w:val="00287F54"/>
    <w:rsid w:val="004B5C9C"/>
    <w:rsid w:val="00663235"/>
    <w:rsid w:val="008A0119"/>
    <w:rsid w:val="008B2A16"/>
    <w:rsid w:val="009A182C"/>
    <w:rsid w:val="00EB34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E4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205E42"/>
    <w:pPr>
      <w:framePr w:hSpace="180" w:wrap="around" w:vAnchor="text" w:hAnchor="margin" w:y="1167"/>
      <w:spacing w:after="0" w:line="276" w:lineRule="auto"/>
    </w:pPr>
    <w:rPr>
      <w:caps/>
      <w:color w:val="1F497D" w:themeColor="text2"/>
      <w:spacing w:val="20"/>
      <w:sz w:val="32"/>
      <w:lang w:val="en-US" w:eastAsia="en-US"/>
    </w:rPr>
  </w:style>
  <w:style w:type="character" w:customStyle="1" w:styleId="SubtitleChar">
    <w:name w:val="Subtitle Char"/>
    <w:basedOn w:val="DefaultParagraphFont"/>
    <w:link w:val="Subtitle"/>
    <w:uiPriority w:val="2"/>
    <w:rsid w:val="00205E42"/>
    <w:rPr>
      <w:caps/>
      <w:color w:val="1F497D" w:themeColor="text2"/>
      <w:spacing w:val="20"/>
      <w:sz w:val="32"/>
      <w:lang w:val="en-US" w:eastAsia="en-US"/>
    </w:rPr>
  </w:style>
  <w:style w:type="paragraph" w:customStyle="1" w:styleId="01FC205900A84C24A2C65D7AE5E84FFE">
    <w:name w:val="01FC205900A84C24A2C65D7AE5E84FFE"/>
    <w:rsid w:val="00205E42"/>
  </w:style>
  <w:style w:type="paragraph" w:customStyle="1" w:styleId="6AED267577EF493FA422BEBD574ED1FC">
    <w:name w:val="6AED267577EF493FA422BEBD574ED1FC"/>
    <w:rsid w:val="00205E42"/>
  </w:style>
  <w:style w:type="paragraph" w:customStyle="1" w:styleId="A3A7F37CB1E841CC816F404B851ED7FC">
    <w:name w:val="A3A7F37CB1E841CC816F404B851ED7FC"/>
    <w:rsid w:val="00205E42"/>
  </w:style>
  <w:style w:type="paragraph" w:customStyle="1" w:styleId="83598929559942CAADA08DC921BCD3F1">
    <w:name w:val="83598929559942CAADA08DC921BCD3F1"/>
    <w:rsid w:val="00205E42"/>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{4D667DDC-BE40-4C48-AEA7-9FC40CAE9D17}tf16392850_win32.dotx</Template>
  <TotalTime>1040</TotalTime>
  <Pages>16</Pages>
  <Words>1414</Words>
  <Characters>8061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Antoinette Boyle</dc:creator>
  <cp:keywords/>
  <cp:lastModifiedBy>Anh Huong</cp:lastModifiedBy>
  <cp:revision>10</cp:revision>
  <cp:lastPrinted>2006-08-01T17:47:00Z</cp:lastPrinted>
  <dcterms:created xsi:type="dcterms:W3CDTF">2022-01-02T12:39:00Z</dcterms:created>
  <dcterms:modified xsi:type="dcterms:W3CDTF">2022-01-04T00:03:00Z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